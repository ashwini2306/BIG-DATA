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87009" w14:textId="5B3F8401" w:rsidR="008B4994" w:rsidRDefault="003456AA">
      <w:pPr>
        <w:rPr>
          <w:rFonts w:ascii="Arial" w:hAnsi="Arial" w:cs="Arial"/>
          <w:lang w:val="en-GB"/>
        </w:rPr>
      </w:pPr>
      <w:r>
        <w:rPr>
          <w:lang w:val="en-GB"/>
        </w:rPr>
        <w:t xml:space="preserve">     </w:t>
      </w:r>
    </w:p>
    <w:p w14:paraId="2EB7F7CD" w14:textId="0167F43F" w:rsidR="003456AA" w:rsidRPr="004B09FB" w:rsidRDefault="003456AA" w:rsidP="003456AA">
      <w:pPr>
        <w:jc w:val="both"/>
        <w:rPr>
          <w:rFonts w:ascii="Algerian" w:hAnsi="Algerian" w:cs="Arial"/>
          <w:color w:val="2E74B5" w:themeColor="accent5" w:themeShade="BF"/>
          <w:sz w:val="56"/>
          <w:szCs w:val="56"/>
          <w:lang w:val="en-GB"/>
        </w:rPr>
      </w:pPr>
      <w:r w:rsidRPr="004B09FB">
        <w:rPr>
          <w:rFonts w:ascii="Arial" w:hAnsi="Arial" w:cs="Arial"/>
          <w:color w:val="2E74B5" w:themeColor="accent5" w:themeShade="BF"/>
          <w:lang w:val="en-GB"/>
        </w:rPr>
        <w:t xml:space="preserve">       </w:t>
      </w:r>
      <w:r w:rsidR="004B09FB" w:rsidRPr="004B09FB">
        <w:rPr>
          <w:rFonts w:ascii="Arial" w:hAnsi="Arial" w:cs="Arial"/>
          <w:color w:val="2E74B5" w:themeColor="accent5" w:themeShade="BF"/>
          <w:lang w:val="en-GB"/>
        </w:rPr>
        <w:t xml:space="preserve">                                </w:t>
      </w:r>
      <w:r w:rsidR="004B09FB" w:rsidRPr="004B09FB">
        <w:rPr>
          <w:rFonts w:ascii="Algerian" w:hAnsi="Algerian" w:cs="Arial"/>
          <w:color w:val="2E74B5" w:themeColor="accent5" w:themeShade="BF"/>
          <w:sz w:val="56"/>
          <w:szCs w:val="56"/>
          <w:lang w:val="en-GB"/>
        </w:rPr>
        <w:t xml:space="preserve">       </w:t>
      </w:r>
      <w:r w:rsidR="004B09FB">
        <w:rPr>
          <w:rFonts w:ascii="Algerian" w:hAnsi="Algerian" w:cs="Arial"/>
          <w:color w:val="2E74B5" w:themeColor="accent5" w:themeShade="BF"/>
          <w:sz w:val="56"/>
          <w:szCs w:val="56"/>
          <w:lang w:val="en-GB"/>
        </w:rPr>
        <w:t xml:space="preserve">  </w:t>
      </w:r>
      <w:r w:rsidR="004B09FB" w:rsidRPr="004B09FB">
        <w:rPr>
          <w:rFonts w:ascii="Algerian" w:hAnsi="Algerian" w:cs="Arial"/>
          <w:color w:val="2E74B5" w:themeColor="accent5" w:themeShade="BF"/>
          <w:sz w:val="56"/>
          <w:szCs w:val="56"/>
          <w:lang w:val="en-GB"/>
        </w:rPr>
        <w:t xml:space="preserve"> BIG DATA</w:t>
      </w:r>
    </w:p>
    <w:p w14:paraId="703800F1" w14:textId="2F892014" w:rsidR="003456AA" w:rsidRDefault="003456AA" w:rsidP="003456AA">
      <w:pPr>
        <w:jc w:val="both"/>
        <w:rPr>
          <w:rFonts w:ascii="Arial" w:hAnsi="Arial" w:cs="Arial"/>
          <w:lang w:val="en-GB"/>
        </w:rPr>
      </w:pPr>
    </w:p>
    <w:p w14:paraId="717E67C1" w14:textId="5A353462" w:rsidR="00D31DF6" w:rsidRDefault="00D31DF6" w:rsidP="003456AA">
      <w:pPr>
        <w:jc w:val="both"/>
        <w:rPr>
          <w:rFonts w:ascii="Arial" w:hAnsi="Arial" w:cs="Arial"/>
          <w:sz w:val="32"/>
          <w:szCs w:val="32"/>
          <w:lang w:val="en-GB"/>
        </w:rPr>
      </w:pPr>
      <w:r>
        <w:rPr>
          <w:rFonts w:ascii="Arial" w:hAnsi="Arial" w:cs="Arial"/>
          <w:sz w:val="32"/>
          <w:szCs w:val="32"/>
          <w:lang w:val="en-GB"/>
        </w:rPr>
        <w:t>What is data?</w:t>
      </w:r>
    </w:p>
    <w:p w14:paraId="46277F46" w14:textId="03718AA5" w:rsidR="00D31DF6" w:rsidRPr="00D31DF6" w:rsidRDefault="00D31DF6" w:rsidP="00D31DF6">
      <w:pPr>
        <w:rPr>
          <w:rFonts w:ascii="Arial" w:hAnsi="Arial" w:cs="Arial"/>
          <w:sz w:val="32"/>
          <w:szCs w:val="32"/>
          <w:lang w:val="en-GB"/>
        </w:rPr>
      </w:pPr>
      <w:r w:rsidRPr="00D31DF6">
        <w:rPr>
          <w:rStyle w:val="Emphasis"/>
        </w:rPr>
        <w:t xml:space="preserve">           </w:t>
      </w:r>
      <w:r w:rsidRPr="00D31DF6">
        <w:rPr>
          <w:rStyle w:val="Emphasis"/>
          <w:rFonts w:ascii="Arial" w:hAnsi="Arial" w:cs="Arial"/>
        </w:rPr>
        <w:t xml:space="preserve">Data is measured, collected and reported, and </w:t>
      </w:r>
      <w:proofErr w:type="spellStart"/>
      <w:r w:rsidRPr="00D31DF6">
        <w:rPr>
          <w:rStyle w:val="Emphasis"/>
          <w:rFonts w:ascii="Arial" w:hAnsi="Arial" w:cs="Arial"/>
        </w:rPr>
        <w:t>analyzed</w:t>
      </w:r>
      <w:proofErr w:type="spellEnd"/>
      <w:r w:rsidRPr="00D31DF6">
        <w:rPr>
          <w:rStyle w:val="Emphasis"/>
          <w:rFonts w:ascii="Arial" w:hAnsi="Arial" w:cs="Arial"/>
        </w:rPr>
        <w:t xml:space="preserve">, whereupon it is often visualized using graphs, images or other analysis </w:t>
      </w:r>
      <w:proofErr w:type="gramStart"/>
      <w:r w:rsidRPr="00D31DF6">
        <w:rPr>
          <w:rStyle w:val="Emphasis"/>
          <w:rFonts w:ascii="Arial" w:hAnsi="Arial" w:cs="Arial"/>
        </w:rPr>
        <w:t>tool</w:t>
      </w:r>
      <w:r w:rsidR="00C412B5">
        <w:rPr>
          <w:rStyle w:val="SubtleReference"/>
          <w:rFonts w:ascii="Arial" w:hAnsi="Arial" w:cs="Arial"/>
        </w:rPr>
        <w:t xml:space="preserve"> .</w:t>
      </w:r>
      <w:proofErr w:type="gramEnd"/>
    </w:p>
    <w:p w14:paraId="778EE839" w14:textId="406FD8AE" w:rsidR="00D31DF6" w:rsidRDefault="00D31DF6" w:rsidP="003456AA">
      <w:pPr>
        <w:jc w:val="both"/>
        <w:rPr>
          <w:rFonts w:ascii="Arial" w:hAnsi="Arial" w:cs="Arial"/>
          <w:lang w:val="en-GB"/>
        </w:rPr>
      </w:pPr>
    </w:p>
    <w:p w14:paraId="76A01AD9" w14:textId="03FC2077" w:rsidR="00C412B5" w:rsidRDefault="00C412B5" w:rsidP="003456AA">
      <w:pPr>
        <w:jc w:val="both"/>
        <w:rPr>
          <w:rFonts w:ascii="Arial" w:hAnsi="Arial" w:cs="Arial"/>
          <w:lang w:val="en-GB"/>
        </w:rPr>
      </w:pPr>
      <w:r>
        <w:rPr>
          <w:rFonts w:ascii="Arial" w:hAnsi="Arial" w:cs="Arial"/>
          <w:lang w:val="en-GB"/>
        </w:rPr>
        <w:t xml:space="preserve"> </w:t>
      </w:r>
      <w:r>
        <w:rPr>
          <w:noProof/>
        </w:rPr>
        <w:drawing>
          <wp:inline distT="0" distB="0" distL="0" distR="0" wp14:anchorId="41CC30D6" wp14:editId="5971F620">
            <wp:extent cx="6702502" cy="445945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370" t="29251" r="39947" b="17724"/>
                    <a:stretch/>
                  </pic:blipFill>
                  <pic:spPr bwMode="auto">
                    <a:xfrm>
                      <a:off x="0" y="0"/>
                      <a:ext cx="6741004" cy="4485076"/>
                    </a:xfrm>
                    <a:prstGeom prst="rect">
                      <a:avLst/>
                    </a:prstGeom>
                    <a:ln>
                      <a:noFill/>
                    </a:ln>
                    <a:extLst>
                      <a:ext uri="{53640926-AAD7-44D8-BBD7-CCE9431645EC}">
                        <a14:shadowObscured xmlns:a14="http://schemas.microsoft.com/office/drawing/2010/main"/>
                      </a:ext>
                    </a:extLst>
                  </pic:spPr>
                </pic:pic>
              </a:graphicData>
            </a:graphic>
          </wp:inline>
        </w:drawing>
      </w:r>
    </w:p>
    <w:p w14:paraId="352181C4" w14:textId="77777777" w:rsidR="00D31DF6" w:rsidRDefault="00D31DF6" w:rsidP="003456AA">
      <w:pPr>
        <w:jc w:val="both"/>
        <w:rPr>
          <w:rFonts w:ascii="Arial" w:hAnsi="Arial" w:cs="Arial"/>
          <w:lang w:val="en-GB"/>
        </w:rPr>
      </w:pPr>
    </w:p>
    <w:p w14:paraId="37F72270" w14:textId="1A274968" w:rsidR="003456AA" w:rsidRPr="00C412B5" w:rsidRDefault="003456AA" w:rsidP="003456AA">
      <w:pPr>
        <w:jc w:val="both"/>
        <w:rPr>
          <w:rFonts w:ascii="Arial" w:hAnsi="Arial" w:cs="Arial"/>
          <w:b/>
          <w:bCs/>
          <w:color w:val="202124"/>
          <w:spacing w:val="-4"/>
          <w:sz w:val="36"/>
          <w:szCs w:val="36"/>
          <w:shd w:val="clear" w:color="auto" w:fill="FFFFFF"/>
        </w:rPr>
      </w:pPr>
      <w:r>
        <w:rPr>
          <w:rFonts w:ascii="Arial" w:hAnsi="Arial" w:cs="Arial"/>
          <w:lang w:val="en-GB"/>
        </w:rPr>
        <w:t xml:space="preserve">  </w:t>
      </w:r>
      <w:r w:rsidR="00633211" w:rsidRPr="00C412B5">
        <w:rPr>
          <w:rFonts w:ascii="Arial" w:hAnsi="Arial" w:cs="Arial"/>
          <w:b/>
          <w:bCs/>
          <w:color w:val="202124"/>
          <w:spacing w:val="-4"/>
          <w:sz w:val="36"/>
          <w:szCs w:val="36"/>
          <w:shd w:val="clear" w:color="auto" w:fill="FFFFFF"/>
        </w:rPr>
        <w:t>What is Big Data?</w:t>
      </w:r>
    </w:p>
    <w:p w14:paraId="435BC538" w14:textId="4D90F5B3" w:rsidR="00633211" w:rsidRDefault="00633211" w:rsidP="003456AA">
      <w:pPr>
        <w:jc w:val="both"/>
        <w:rPr>
          <w:rFonts w:ascii="Roboto" w:hAnsi="Roboto"/>
          <w:color w:val="5F6368"/>
          <w:sz w:val="27"/>
          <w:szCs w:val="27"/>
          <w:shd w:val="clear" w:color="auto" w:fill="FFFFFF"/>
        </w:rPr>
      </w:pPr>
      <w:r>
        <w:rPr>
          <w:shd w:val="clear" w:color="auto" w:fill="FFFFFF"/>
        </w:rPr>
        <w:t xml:space="preserve">      </w:t>
      </w:r>
      <w:r>
        <w:rPr>
          <w:rFonts w:ascii="Roboto" w:hAnsi="Roboto"/>
          <w:color w:val="5F6368"/>
          <w:sz w:val="27"/>
          <w:szCs w:val="27"/>
          <w:shd w:val="clear" w:color="auto" w:fill="FFFFFF"/>
        </w:rPr>
        <w:t xml:space="preserve">"Big data" is the massive amount of data available to organizations that </w:t>
      </w:r>
      <w:proofErr w:type="gramStart"/>
      <w:r>
        <w:rPr>
          <w:rFonts w:ascii="Roboto" w:hAnsi="Roboto"/>
          <w:color w:val="5F6368"/>
          <w:sz w:val="27"/>
          <w:szCs w:val="27"/>
          <w:shd w:val="clear" w:color="auto" w:fill="FFFFFF"/>
        </w:rPr>
        <w:t>because  of</w:t>
      </w:r>
      <w:proofErr w:type="gramEnd"/>
    </w:p>
    <w:p w14:paraId="20DCF9A0" w14:textId="36974AED" w:rsidR="00633211" w:rsidRDefault="00633211" w:rsidP="00C412B5">
      <w:pPr>
        <w:jc w:val="both"/>
        <w:rPr>
          <w:rFonts w:ascii="Roboto" w:hAnsi="Roboto"/>
          <w:color w:val="5F6368"/>
          <w:sz w:val="27"/>
          <w:szCs w:val="27"/>
          <w:shd w:val="clear" w:color="auto" w:fill="FFFFFF"/>
        </w:rPr>
      </w:pPr>
      <w:r>
        <w:rPr>
          <w:rFonts w:ascii="Roboto" w:hAnsi="Roboto"/>
          <w:color w:val="5F6368"/>
          <w:sz w:val="27"/>
          <w:szCs w:val="27"/>
          <w:shd w:val="clear" w:color="auto" w:fill="FFFFFF"/>
        </w:rPr>
        <w:t xml:space="preserve"> its volume and complexity </w:t>
      </w:r>
      <w:proofErr w:type="gramStart"/>
      <w:r>
        <w:rPr>
          <w:rFonts w:ascii="Roboto" w:hAnsi="Roboto"/>
          <w:color w:val="5F6368"/>
          <w:sz w:val="27"/>
          <w:szCs w:val="27"/>
          <w:shd w:val="clear" w:color="auto" w:fill="FFFFFF"/>
        </w:rPr>
        <w:t>is</w:t>
      </w:r>
      <w:proofErr w:type="gramEnd"/>
      <w:r>
        <w:rPr>
          <w:rFonts w:ascii="Roboto" w:hAnsi="Roboto"/>
          <w:color w:val="5F6368"/>
          <w:sz w:val="27"/>
          <w:szCs w:val="27"/>
          <w:shd w:val="clear" w:color="auto" w:fill="FFFFFF"/>
        </w:rPr>
        <w:t xml:space="preserve"> not easily managed or </w:t>
      </w:r>
      <w:proofErr w:type="spellStart"/>
      <w:r>
        <w:rPr>
          <w:rFonts w:ascii="Roboto" w:hAnsi="Roboto"/>
          <w:color w:val="5F6368"/>
          <w:sz w:val="27"/>
          <w:szCs w:val="27"/>
          <w:shd w:val="clear" w:color="auto" w:fill="FFFFFF"/>
        </w:rPr>
        <w:t>analyzed</w:t>
      </w:r>
      <w:proofErr w:type="spellEnd"/>
      <w:r>
        <w:rPr>
          <w:rFonts w:ascii="Roboto" w:hAnsi="Roboto"/>
          <w:color w:val="5F6368"/>
          <w:sz w:val="27"/>
          <w:szCs w:val="27"/>
          <w:shd w:val="clear" w:color="auto" w:fill="FFFFFF"/>
        </w:rPr>
        <w:t xml:space="preserve"> by many business intelligence tools.</w:t>
      </w:r>
    </w:p>
    <w:p w14:paraId="493F5489" w14:textId="05C3FBC8" w:rsidR="00633211" w:rsidRPr="00C412B5" w:rsidRDefault="00633211" w:rsidP="00C412B5">
      <w:pPr>
        <w:jc w:val="both"/>
        <w:rPr>
          <w:rFonts w:ascii="Roboto" w:hAnsi="Roboto"/>
          <w:color w:val="5F6368"/>
          <w:sz w:val="27"/>
          <w:szCs w:val="27"/>
          <w:shd w:val="clear" w:color="auto" w:fill="FFFFFF"/>
        </w:rPr>
      </w:pPr>
      <w:r w:rsidRPr="00C412B5">
        <w:rPr>
          <w:rFonts w:ascii="Arial" w:hAnsi="Arial" w:cs="Arial"/>
          <w:color w:val="202124"/>
          <w:sz w:val="36"/>
          <w:szCs w:val="36"/>
        </w:rPr>
        <w:t xml:space="preserve">Big data </w:t>
      </w:r>
      <w:proofErr w:type="gramStart"/>
      <w:r w:rsidRPr="00C412B5">
        <w:rPr>
          <w:rFonts w:ascii="Arial" w:hAnsi="Arial" w:cs="Arial"/>
          <w:color w:val="202124"/>
          <w:sz w:val="36"/>
          <w:szCs w:val="36"/>
        </w:rPr>
        <w:t>overview</w:t>
      </w:r>
      <w:r w:rsidR="00BB6ACC" w:rsidRPr="00C412B5">
        <w:rPr>
          <w:rFonts w:ascii="Arial" w:hAnsi="Arial" w:cs="Arial"/>
          <w:b/>
          <w:bCs/>
          <w:color w:val="202124"/>
          <w:sz w:val="36"/>
          <w:szCs w:val="36"/>
        </w:rPr>
        <w:t xml:space="preserve"> :</w:t>
      </w:r>
      <w:proofErr w:type="gramEnd"/>
    </w:p>
    <w:p w14:paraId="16864DC6" w14:textId="34E208EE" w:rsidR="00633211" w:rsidRDefault="00633211" w:rsidP="003456AA">
      <w:pPr>
        <w:jc w:val="both"/>
        <w:rPr>
          <w:rFonts w:ascii="Arial" w:hAnsi="Arial" w:cs="Arial"/>
          <w:color w:val="5F6368"/>
          <w:sz w:val="24"/>
          <w:szCs w:val="24"/>
          <w:shd w:val="clear" w:color="auto" w:fill="FFFFFF"/>
        </w:rPr>
      </w:pPr>
      <w:r>
        <w:rPr>
          <w:rFonts w:ascii="Arial" w:hAnsi="Arial" w:cs="Arial"/>
          <w:color w:val="5F6368"/>
          <w:sz w:val="24"/>
          <w:szCs w:val="24"/>
          <w:shd w:val="clear" w:color="auto" w:fill="FFFFFF"/>
        </w:rPr>
        <w:t xml:space="preserve">   </w:t>
      </w:r>
    </w:p>
    <w:p w14:paraId="2C13377F" w14:textId="5E88DACA" w:rsidR="00633211" w:rsidRPr="00C412B5" w:rsidRDefault="00633211" w:rsidP="00633211">
      <w:pPr>
        <w:pStyle w:val="NormalWeb"/>
        <w:shd w:val="clear" w:color="auto" w:fill="FFFFFF"/>
        <w:spacing w:before="240" w:beforeAutospacing="0" w:after="0" w:afterAutospacing="0"/>
        <w:rPr>
          <w:rFonts w:ascii="Arial" w:hAnsi="Arial" w:cs="Arial"/>
          <w:color w:val="5F6368"/>
          <w:spacing w:val="2"/>
        </w:rPr>
      </w:pPr>
      <w:r w:rsidRPr="00C412B5">
        <w:rPr>
          <w:rFonts w:ascii="Arial" w:hAnsi="Arial" w:cs="Arial"/>
          <w:color w:val="5F6368"/>
          <w:shd w:val="clear" w:color="auto" w:fill="FFFFFF"/>
        </w:rPr>
        <w:t xml:space="preserve">     </w:t>
      </w:r>
      <w:r w:rsidR="00BB6ACC" w:rsidRPr="00C412B5">
        <w:rPr>
          <w:rFonts w:ascii="Arial" w:hAnsi="Arial" w:cs="Arial"/>
          <w:color w:val="5F6368"/>
          <w:shd w:val="clear" w:color="auto" w:fill="FFFFFF"/>
        </w:rPr>
        <w:t xml:space="preserve">          </w:t>
      </w:r>
      <w:r w:rsidRPr="00C412B5">
        <w:rPr>
          <w:rFonts w:ascii="Arial" w:hAnsi="Arial" w:cs="Arial"/>
          <w:color w:val="5F6368"/>
          <w:shd w:val="clear" w:color="auto" w:fill="FFFFFF"/>
        </w:rPr>
        <w:t xml:space="preserve"> </w:t>
      </w:r>
      <w:r w:rsidRPr="00C412B5">
        <w:rPr>
          <w:rFonts w:ascii="Arial" w:hAnsi="Arial" w:cs="Arial"/>
          <w:color w:val="5F6368"/>
          <w:spacing w:val="2"/>
        </w:rPr>
        <w:t>As big data emerged, so did computing models with the ability to store and manage it.                                                       centralized or distributed computing systems provide access to big data. Centralized computing means the data is stored on a central computer and processed by computing platforms like </w:t>
      </w:r>
      <w:proofErr w:type="spellStart"/>
      <w:r w:rsidRPr="00C412B5">
        <w:rPr>
          <w:rFonts w:ascii="Arial" w:hAnsi="Arial" w:cs="Arial"/>
          <w:color w:val="5F6368"/>
          <w:spacing w:val="2"/>
        </w:rPr>
        <w:fldChar w:fldCharType="begin"/>
      </w:r>
      <w:r w:rsidRPr="00C412B5">
        <w:rPr>
          <w:rFonts w:ascii="Arial" w:hAnsi="Arial" w:cs="Arial"/>
          <w:color w:val="5F6368"/>
          <w:spacing w:val="2"/>
        </w:rPr>
        <w:instrText xml:space="preserve"> HYPERLINK "https://cloud.google.com/bigquery/" </w:instrText>
      </w:r>
      <w:r w:rsidRPr="00C412B5">
        <w:rPr>
          <w:rFonts w:ascii="Arial" w:hAnsi="Arial" w:cs="Arial"/>
          <w:color w:val="5F6368"/>
          <w:spacing w:val="2"/>
        </w:rPr>
        <w:fldChar w:fldCharType="separate"/>
      </w:r>
      <w:r w:rsidRPr="00C412B5">
        <w:rPr>
          <w:rStyle w:val="Hyperlink"/>
          <w:rFonts w:ascii="Arial" w:hAnsi="Arial" w:cs="Arial"/>
          <w:color w:val="1A73E8"/>
          <w:spacing w:val="2"/>
        </w:rPr>
        <w:t>BigQuery</w:t>
      </w:r>
      <w:proofErr w:type="spellEnd"/>
      <w:r w:rsidRPr="00C412B5">
        <w:rPr>
          <w:rFonts w:ascii="Arial" w:hAnsi="Arial" w:cs="Arial"/>
          <w:color w:val="5F6368"/>
          <w:spacing w:val="2"/>
        </w:rPr>
        <w:fldChar w:fldCharType="end"/>
      </w:r>
      <w:r w:rsidRPr="00C412B5">
        <w:rPr>
          <w:rFonts w:ascii="Arial" w:hAnsi="Arial" w:cs="Arial"/>
          <w:color w:val="5F6368"/>
          <w:spacing w:val="2"/>
        </w:rPr>
        <w:t>.</w:t>
      </w:r>
    </w:p>
    <w:p w14:paraId="7844C824" w14:textId="5D28B653" w:rsidR="00633211" w:rsidRPr="00C412B5" w:rsidRDefault="00BB6ACC" w:rsidP="00633211">
      <w:pPr>
        <w:pStyle w:val="NormalWeb"/>
        <w:shd w:val="clear" w:color="auto" w:fill="FFFFFF"/>
        <w:spacing w:before="240" w:beforeAutospacing="0" w:after="0" w:afterAutospacing="0"/>
        <w:rPr>
          <w:rFonts w:ascii="Arial" w:hAnsi="Arial" w:cs="Arial"/>
          <w:color w:val="5F6368"/>
          <w:spacing w:val="2"/>
        </w:rPr>
      </w:pPr>
      <w:r w:rsidRPr="00C412B5">
        <w:rPr>
          <w:rFonts w:ascii="Arial" w:hAnsi="Arial" w:cs="Arial"/>
          <w:color w:val="5F6368"/>
          <w:spacing w:val="2"/>
        </w:rPr>
        <w:lastRenderedPageBreak/>
        <w:t xml:space="preserve">                 </w:t>
      </w:r>
      <w:r w:rsidR="00633211" w:rsidRPr="00C412B5">
        <w:rPr>
          <w:rFonts w:ascii="Arial" w:hAnsi="Arial" w:cs="Arial"/>
          <w:color w:val="5F6368"/>
          <w:spacing w:val="2"/>
        </w:rPr>
        <w:t>Distributed computing means big data is stored and processed on different computers, which communicate over a network. A software framework like </w:t>
      </w:r>
      <w:hyperlink r:id="rId6" w:history="1">
        <w:r w:rsidR="00633211" w:rsidRPr="00C412B5">
          <w:rPr>
            <w:rStyle w:val="Hyperlink"/>
            <w:rFonts w:ascii="Arial" w:hAnsi="Arial" w:cs="Arial"/>
            <w:color w:val="1A73E8"/>
            <w:spacing w:val="2"/>
          </w:rPr>
          <w:t>Hadoop</w:t>
        </w:r>
      </w:hyperlink>
      <w:r w:rsidR="00633211" w:rsidRPr="00C412B5">
        <w:rPr>
          <w:rFonts w:ascii="Arial" w:hAnsi="Arial" w:cs="Arial"/>
          <w:color w:val="5F6368"/>
          <w:spacing w:val="2"/>
        </w:rPr>
        <w:t> makes it possible to store the data and run applications to process it.</w:t>
      </w:r>
    </w:p>
    <w:p w14:paraId="01BF1873" w14:textId="4231640E" w:rsidR="00633211" w:rsidRPr="00C412B5" w:rsidRDefault="00BB6ACC" w:rsidP="00633211">
      <w:pPr>
        <w:pStyle w:val="NormalWeb"/>
        <w:shd w:val="clear" w:color="auto" w:fill="FFFFFF"/>
        <w:spacing w:before="240" w:beforeAutospacing="0" w:after="0" w:afterAutospacing="0"/>
        <w:rPr>
          <w:rFonts w:ascii="Arial" w:hAnsi="Arial" w:cs="Arial"/>
          <w:color w:val="5F6368"/>
          <w:spacing w:val="2"/>
        </w:rPr>
      </w:pPr>
      <w:r w:rsidRPr="00C412B5">
        <w:rPr>
          <w:rFonts w:ascii="Arial" w:hAnsi="Arial" w:cs="Arial"/>
          <w:color w:val="5F6368"/>
          <w:spacing w:val="2"/>
        </w:rPr>
        <w:t xml:space="preserve">                </w:t>
      </w:r>
      <w:r w:rsidR="00633211" w:rsidRPr="00C412B5">
        <w:rPr>
          <w:rFonts w:ascii="Arial" w:hAnsi="Arial" w:cs="Arial"/>
          <w:color w:val="5F6368"/>
          <w:spacing w:val="2"/>
        </w:rPr>
        <w:t xml:space="preserve">There are benefits to using centralized computing and </w:t>
      </w:r>
      <w:proofErr w:type="spellStart"/>
      <w:r w:rsidR="00633211" w:rsidRPr="00C412B5">
        <w:rPr>
          <w:rFonts w:ascii="Arial" w:hAnsi="Arial" w:cs="Arial"/>
          <w:color w:val="5F6368"/>
          <w:spacing w:val="2"/>
        </w:rPr>
        <w:t>analyzing</w:t>
      </w:r>
      <w:proofErr w:type="spellEnd"/>
      <w:r w:rsidR="00633211" w:rsidRPr="00C412B5">
        <w:rPr>
          <w:rFonts w:ascii="Arial" w:hAnsi="Arial" w:cs="Arial"/>
          <w:color w:val="5F6368"/>
          <w:spacing w:val="2"/>
        </w:rPr>
        <w:t xml:space="preserve"> big data where it lives, rather than extracting it for analysis from a distributed system. Insights are accessible to every user in your company—and integrated into daily workflows—when big data is housed in one place and </w:t>
      </w:r>
      <w:proofErr w:type="spellStart"/>
      <w:r w:rsidR="00633211" w:rsidRPr="00C412B5">
        <w:rPr>
          <w:rFonts w:ascii="Arial" w:hAnsi="Arial" w:cs="Arial"/>
          <w:color w:val="5F6368"/>
          <w:spacing w:val="2"/>
        </w:rPr>
        <w:t>analyzed</w:t>
      </w:r>
      <w:proofErr w:type="spellEnd"/>
      <w:r w:rsidR="00633211" w:rsidRPr="00C412B5">
        <w:rPr>
          <w:rFonts w:ascii="Arial" w:hAnsi="Arial" w:cs="Arial"/>
          <w:color w:val="5F6368"/>
          <w:spacing w:val="2"/>
        </w:rPr>
        <w:t xml:space="preserve"> by one platform.</w:t>
      </w:r>
    </w:p>
    <w:p w14:paraId="2B5C6BB0" w14:textId="396A97A1" w:rsidR="00BB6ACC" w:rsidRPr="00C412B5" w:rsidRDefault="00BB6ACC" w:rsidP="00BB6ACC">
      <w:pPr>
        <w:pStyle w:val="Heading2"/>
        <w:shd w:val="clear" w:color="auto" w:fill="FFFFFF"/>
        <w:spacing w:before="0" w:beforeAutospacing="0" w:after="0" w:afterAutospacing="0" w:line="540" w:lineRule="atLeast"/>
        <w:rPr>
          <w:rFonts w:ascii="Arial" w:hAnsi="Arial" w:cs="Arial"/>
          <w:b w:val="0"/>
          <w:bCs w:val="0"/>
          <w:color w:val="202124"/>
        </w:rPr>
      </w:pPr>
      <w:r w:rsidRPr="00C412B5">
        <w:rPr>
          <w:rFonts w:ascii="Arial" w:hAnsi="Arial" w:cs="Arial"/>
          <w:b w:val="0"/>
          <w:bCs w:val="0"/>
          <w:color w:val="202124"/>
        </w:rPr>
        <w:t xml:space="preserve">Characteristics of big </w:t>
      </w:r>
      <w:proofErr w:type="gramStart"/>
      <w:r w:rsidRPr="00C412B5">
        <w:rPr>
          <w:rFonts w:ascii="Arial" w:hAnsi="Arial" w:cs="Arial"/>
          <w:b w:val="0"/>
          <w:bCs w:val="0"/>
          <w:color w:val="202124"/>
        </w:rPr>
        <w:t>data</w:t>
      </w:r>
      <w:r w:rsidR="00C412B5">
        <w:rPr>
          <w:rFonts w:ascii="Arial" w:hAnsi="Arial" w:cs="Arial"/>
          <w:b w:val="0"/>
          <w:bCs w:val="0"/>
          <w:color w:val="202124"/>
        </w:rPr>
        <w:t xml:space="preserve"> :</w:t>
      </w:r>
      <w:proofErr w:type="gramEnd"/>
    </w:p>
    <w:p w14:paraId="62DE09CA" w14:textId="6A06268E" w:rsidR="00BB6ACC" w:rsidRPr="00C412B5" w:rsidRDefault="00BB6ACC" w:rsidP="00633211">
      <w:pPr>
        <w:pStyle w:val="NormalWeb"/>
        <w:shd w:val="clear" w:color="auto" w:fill="FFFFFF"/>
        <w:spacing w:before="240" w:beforeAutospacing="0" w:after="0" w:afterAutospacing="0"/>
        <w:rPr>
          <w:rFonts w:ascii="Arial" w:hAnsi="Arial" w:cs="Arial"/>
          <w:color w:val="5F6368"/>
          <w:spacing w:val="2"/>
        </w:rPr>
      </w:pPr>
      <w:r w:rsidRPr="00C412B5">
        <w:rPr>
          <w:rFonts w:ascii="Arial" w:hAnsi="Arial" w:cs="Arial"/>
          <w:color w:val="5F6368"/>
          <w:spacing w:val="2"/>
        </w:rPr>
        <w:t xml:space="preserve">                   </w:t>
      </w:r>
      <w:r w:rsidRPr="00C412B5">
        <w:rPr>
          <w:rFonts w:ascii="Arial" w:hAnsi="Arial" w:cs="Arial"/>
          <w:color w:val="5F6368"/>
          <w:spacing w:val="2"/>
          <w:shd w:val="clear" w:color="auto" w:fill="FFFFFF"/>
        </w:rPr>
        <w:t xml:space="preserve">Big data is different from typical data assets because of its volume complexity and need for advanced business intelligence tools to process and </w:t>
      </w:r>
      <w:proofErr w:type="spellStart"/>
      <w:r w:rsidRPr="00C412B5">
        <w:rPr>
          <w:rFonts w:ascii="Arial" w:hAnsi="Arial" w:cs="Arial"/>
          <w:color w:val="5F6368"/>
          <w:spacing w:val="2"/>
          <w:shd w:val="clear" w:color="auto" w:fill="FFFFFF"/>
        </w:rPr>
        <w:t>analyze</w:t>
      </w:r>
      <w:proofErr w:type="spellEnd"/>
      <w:r w:rsidRPr="00C412B5">
        <w:rPr>
          <w:rFonts w:ascii="Arial" w:hAnsi="Arial" w:cs="Arial"/>
          <w:color w:val="5F6368"/>
          <w:spacing w:val="2"/>
          <w:shd w:val="clear" w:color="auto" w:fill="FFFFFF"/>
        </w:rPr>
        <w:t xml:space="preserve"> it. The attributes that define big data are volume, variety, velocity, and variability. These big data attributes are commonly referred to as the four v’s.</w:t>
      </w:r>
    </w:p>
    <w:p w14:paraId="2CB7A6B8" w14:textId="4E9F06CC" w:rsidR="00633211" w:rsidRDefault="00633211" w:rsidP="003456AA">
      <w:pPr>
        <w:jc w:val="both"/>
        <w:rPr>
          <w:rFonts w:ascii="Arial" w:hAnsi="Arial" w:cs="Arial"/>
          <w:lang w:val="en-GB"/>
        </w:rPr>
      </w:pPr>
      <w:r>
        <w:rPr>
          <w:rFonts w:ascii="Roboto" w:hAnsi="Roboto"/>
          <w:color w:val="5F6368"/>
          <w:sz w:val="27"/>
          <w:szCs w:val="27"/>
          <w:shd w:val="clear" w:color="auto" w:fill="FFFFFF"/>
        </w:rPr>
        <w:t xml:space="preserve">  </w:t>
      </w:r>
    </w:p>
    <w:p w14:paraId="082FFA0B" w14:textId="377DBCAF" w:rsidR="003456AA" w:rsidRDefault="003456AA" w:rsidP="00C412B5">
      <w:pPr>
        <w:jc w:val="both"/>
        <w:rPr>
          <w:rFonts w:ascii="Arial" w:hAnsi="Arial" w:cs="Arial"/>
          <w:lang w:val="en-GB"/>
        </w:rPr>
      </w:pPr>
      <w:r>
        <w:rPr>
          <w:rFonts w:ascii="Arial" w:hAnsi="Arial" w:cs="Arial"/>
          <w:lang w:val="en-GB"/>
        </w:rPr>
        <w:t xml:space="preserve">    </w:t>
      </w:r>
      <w:r w:rsidR="00BB6ACC">
        <w:rPr>
          <w:rFonts w:ascii="Arial" w:hAnsi="Arial" w:cs="Arial"/>
          <w:noProof/>
          <w:lang w:val="en-GB"/>
        </w:rPr>
        <w:drawing>
          <wp:inline distT="0" distB="0" distL="0" distR="0" wp14:anchorId="6DE4D18D" wp14:editId="588E6522">
            <wp:extent cx="6652657"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676080" cy="4771621"/>
                    </a:xfrm>
                    <a:prstGeom prst="rect">
                      <a:avLst/>
                    </a:prstGeom>
                  </pic:spPr>
                </pic:pic>
              </a:graphicData>
            </a:graphic>
          </wp:inline>
        </w:drawing>
      </w:r>
      <w:r>
        <w:rPr>
          <w:rFonts w:ascii="Arial" w:hAnsi="Arial" w:cs="Arial"/>
          <w:lang w:val="en-GB"/>
        </w:rPr>
        <w:t xml:space="preserve">        </w:t>
      </w:r>
    </w:p>
    <w:p w14:paraId="1CF80585" w14:textId="0130DAF8" w:rsidR="003456AA" w:rsidRDefault="003456AA" w:rsidP="003456AA">
      <w:pPr>
        <w:jc w:val="both"/>
        <w:rPr>
          <w:rFonts w:ascii="Arial" w:hAnsi="Arial" w:cs="Arial"/>
          <w:lang w:val="en-GB"/>
        </w:rPr>
      </w:pPr>
      <w:r>
        <w:rPr>
          <w:rFonts w:ascii="Arial" w:hAnsi="Arial" w:cs="Arial"/>
          <w:lang w:val="en-GB"/>
        </w:rPr>
        <w:t xml:space="preserve">   </w:t>
      </w:r>
    </w:p>
    <w:p w14:paraId="069639CE" w14:textId="00662BB2" w:rsidR="00E503F5" w:rsidRPr="00C412B5" w:rsidRDefault="003456AA" w:rsidP="003456AA">
      <w:pPr>
        <w:jc w:val="both"/>
        <w:rPr>
          <w:rFonts w:ascii="Arial" w:hAnsi="Arial" w:cs="Arial"/>
          <w:sz w:val="32"/>
          <w:szCs w:val="32"/>
          <w:lang w:val="en-GB"/>
        </w:rPr>
      </w:pPr>
      <w:r>
        <w:rPr>
          <w:rFonts w:ascii="Arial" w:hAnsi="Arial" w:cs="Arial"/>
          <w:lang w:val="en-GB"/>
        </w:rPr>
        <w:t xml:space="preserve"> </w:t>
      </w:r>
      <w:r w:rsidR="00866628" w:rsidRPr="00C412B5">
        <w:rPr>
          <w:rFonts w:ascii="Arial" w:hAnsi="Arial" w:cs="Arial"/>
          <w:sz w:val="32"/>
          <w:szCs w:val="32"/>
          <w:lang w:val="en-GB"/>
        </w:rPr>
        <w:t xml:space="preserve">WHY BIG DATA IS </w:t>
      </w:r>
      <w:proofErr w:type="gramStart"/>
      <w:r w:rsidR="00866628" w:rsidRPr="00C412B5">
        <w:rPr>
          <w:rFonts w:ascii="Arial" w:hAnsi="Arial" w:cs="Arial"/>
          <w:sz w:val="32"/>
          <w:szCs w:val="32"/>
          <w:lang w:val="en-GB"/>
        </w:rPr>
        <w:t>IMPORTANT ?</w:t>
      </w:r>
      <w:proofErr w:type="gramEnd"/>
      <w:r w:rsidRPr="00C412B5">
        <w:rPr>
          <w:rFonts w:ascii="Arial" w:hAnsi="Arial" w:cs="Arial"/>
          <w:sz w:val="32"/>
          <w:szCs w:val="32"/>
          <w:lang w:val="en-GB"/>
        </w:rPr>
        <w:t xml:space="preserve">       </w:t>
      </w:r>
    </w:p>
    <w:p w14:paraId="66ED9E29" w14:textId="0ABF0852" w:rsidR="003456AA" w:rsidRDefault="003456AA" w:rsidP="003456AA">
      <w:pPr>
        <w:jc w:val="both"/>
        <w:rPr>
          <w:rFonts w:ascii="Georgia" w:hAnsi="Georgia"/>
          <w:color w:val="444444"/>
          <w:sz w:val="27"/>
          <w:szCs w:val="27"/>
          <w:shd w:val="clear" w:color="auto" w:fill="FFFFFF"/>
        </w:rPr>
      </w:pPr>
      <w:r>
        <w:rPr>
          <w:rFonts w:ascii="Arial" w:hAnsi="Arial" w:cs="Arial"/>
          <w:lang w:val="en-GB"/>
        </w:rPr>
        <w:t xml:space="preserve"> </w:t>
      </w:r>
      <w:r w:rsidR="00866628">
        <w:rPr>
          <w:rFonts w:ascii="Georgia" w:hAnsi="Georgia"/>
          <w:color w:val="444444"/>
          <w:sz w:val="27"/>
          <w:szCs w:val="27"/>
          <w:shd w:val="clear" w:color="auto" w:fill="FFFFFF"/>
        </w:rPr>
        <w:t>It helps organizations:</w:t>
      </w:r>
    </w:p>
    <w:p w14:paraId="7B90A0A1" w14:textId="72ED2071" w:rsidR="00866628" w:rsidRPr="00866628" w:rsidRDefault="00866628" w:rsidP="00866628">
      <w:pPr>
        <w:numPr>
          <w:ilvl w:val="0"/>
          <w:numId w:val="1"/>
        </w:numPr>
        <w:shd w:val="clear" w:color="auto" w:fill="FFFFFF"/>
        <w:ind w:left="1170"/>
        <w:textAlignment w:val="baseline"/>
        <w:rPr>
          <w:rFonts w:ascii="Georgia" w:eastAsia="Times New Roman" w:hAnsi="Georgia" w:cs="Times New Roman"/>
          <w:color w:val="444444"/>
          <w:sz w:val="27"/>
          <w:szCs w:val="27"/>
          <w:lang w:eastAsia="en-AE"/>
        </w:rPr>
      </w:pPr>
      <w:r w:rsidRPr="00866628">
        <w:rPr>
          <w:rFonts w:ascii="Georgia" w:eastAsia="Times New Roman" w:hAnsi="Georgia" w:cs="Times New Roman"/>
          <w:color w:val="444444"/>
          <w:sz w:val="27"/>
          <w:szCs w:val="27"/>
          <w:lang w:eastAsia="en-AE"/>
        </w:rPr>
        <w:t>To understand Where, When and Why their customers buy</w:t>
      </w:r>
    </w:p>
    <w:p w14:paraId="766F3141" w14:textId="77777777" w:rsidR="00866628" w:rsidRPr="00866628" w:rsidRDefault="00866628" w:rsidP="00866628">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AE"/>
        </w:rPr>
      </w:pPr>
      <w:r w:rsidRPr="00866628">
        <w:rPr>
          <w:rFonts w:ascii="Georgia" w:eastAsia="Times New Roman" w:hAnsi="Georgia" w:cs="Times New Roman"/>
          <w:color w:val="444444"/>
          <w:sz w:val="27"/>
          <w:szCs w:val="27"/>
          <w:lang w:eastAsia="en-AE"/>
        </w:rPr>
        <w:t>Protect the company’s client base with improved loyalty programs</w:t>
      </w:r>
    </w:p>
    <w:p w14:paraId="22C172B1" w14:textId="77777777" w:rsidR="00866628" w:rsidRPr="00866628" w:rsidRDefault="00866628" w:rsidP="00866628">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AE"/>
        </w:rPr>
      </w:pPr>
      <w:r w:rsidRPr="00866628">
        <w:rPr>
          <w:rFonts w:ascii="Georgia" w:eastAsia="Times New Roman" w:hAnsi="Georgia" w:cs="Times New Roman"/>
          <w:color w:val="444444"/>
          <w:sz w:val="27"/>
          <w:szCs w:val="27"/>
          <w:lang w:eastAsia="en-AE"/>
        </w:rPr>
        <w:t>Seizing cross-selling and upselling opportunities</w:t>
      </w:r>
    </w:p>
    <w:p w14:paraId="7259AF50" w14:textId="77777777" w:rsidR="00866628" w:rsidRPr="00866628" w:rsidRDefault="00866628" w:rsidP="00866628">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AE"/>
        </w:rPr>
      </w:pPr>
      <w:r w:rsidRPr="00866628">
        <w:rPr>
          <w:rFonts w:ascii="Georgia" w:eastAsia="Times New Roman" w:hAnsi="Georgia" w:cs="Times New Roman"/>
          <w:color w:val="444444"/>
          <w:sz w:val="27"/>
          <w:szCs w:val="27"/>
          <w:lang w:eastAsia="en-AE"/>
        </w:rPr>
        <w:t>Provide targeted promotional information</w:t>
      </w:r>
    </w:p>
    <w:p w14:paraId="75A7870C" w14:textId="77777777" w:rsidR="00866628" w:rsidRPr="00866628" w:rsidRDefault="00866628" w:rsidP="00866628">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AE"/>
        </w:rPr>
      </w:pPr>
      <w:r w:rsidRPr="00866628">
        <w:rPr>
          <w:rFonts w:ascii="Georgia" w:eastAsia="Times New Roman" w:hAnsi="Georgia" w:cs="Times New Roman"/>
          <w:color w:val="444444"/>
          <w:sz w:val="27"/>
          <w:szCs w:val="27"/>
          <w:lang w:eastAsia="en-AE"/>
        </w:rPr>
        <w:t>Optimize Workforce planning and operations</w:t>
      </w:r>
    </w:p>
    <w:p w14:paraId="36F4C248" w14:textId="77777777" w:rsidR="00866628" w:rsidRPr="00866628" w:rsidRDefault="00866628" w:rsidP="00866628">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AE"/>
        </w:rPr>
      </w:pPr>
      <w:r w:rsidRPr="00866628">
        <w:rPr>
          <w:rFonts w:ascii="Georgia" w:eastAsia="Times New Roman" w:hAnsi="Georgia" w:cs="Times New Roman"/>
          <w:color w:val="444444"/>
          <w:sz w:val="27"/>
          <w:szCs w:val="27"/>
          <w:lang w:eastAsia="en-AE"/>
        </w:rPr>
        <w:t>Improve inefficiencies in the company’s supply chain</w:t>
      </w:r>
    </w:p>
    <w:p w14:paraId="66CE25C9" w14:textId="77777777" w:rsidR="00866628" w:rsidRPr="00866628" w:rsidRDefault="00866628" w:rsidP="00866628">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AE"/>
        </w:rPr>
      </w:pPr>
      <w:r w:rsidRPr="00866628">
        <w:rPr>
          <w:rFonts w:ascii="Georgia" w:eastAsia="Times New Roman" w:hAnsi="Georgia" w:cs="Times New Roman"/>
          <w:color w:val="444444"/>
          <w:sz w:val="27"/>
          <w:szCs w:val="27"/>
          <w:lang w:eastAsia="en-AE"/>
        </w:rPr>
        <w:lastRenderedPageBreak/>
        <w:t>Predict market trends</w:t>
      </w:r>
    </w:p>
    <w:p w14:paraId="0D8C83DD" w14:textId="77777777" w:rsidR="00866628" w:rsidRPr="00866628" w:rsidRDefault="00866628" w:rsidP="00866628">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AE"/>
        </w:rPr>
      </w:pPr>
      <w:r w:rsidRPr="00866628">
        <w:rPr>
          <w:rFonts w:ascii="Georgia" w:eastAsia="Times New Roman" w:hAnsi="Georgia" w:cs="Times New Roman"/>
          <w:color w:val="444444"/>
          <w:sz w:val="27"/>
          <w:szCs w:val="27"/>
          <w:lang w:eastAsia="en-AE"/>
        </w:rPr>
        <w:t>Predict future needs</w:t>
      </w:r>
    </w:p>
    <w:p w14:paraId="62AB61B7" w14:textId="77777777" w:rsidR="00866628" w:rsidRPr="00866628" w:rsidRDefault="00866628" w:rsidP="00866628">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AE"/>
        </w:rPr>
      </w:pPr>
      <w:r w:rsidRPr="00866628">
        <w:rPr>
          <w:rFonts w:ascii="Georgia" w:eastAsia="Times New Roman" w:hAnsi="Georgia" w:cs="Times New Roman"/>
          <w:color w:val="444444"/>
          <w:sz w:val="27"/>
          <w:szCs w:val="27"/>
          <w:lang w:eastAsia="en-AE"/>
        </w:rPr>
        <w:t>Make companies more innovative and competitive</w:t>
      </w:r>
    </w:p>
    <w:p w14:paraId="63D09EAB" w14:textId="77777777" w:rsidR="00866628" w:rsidRPr="00866628" w:rsidRDefault="00866628" w:rsidP="00866628">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AE"/>
        </w:rPr>
      </w:pPr>
      <w:r w:rsidRPr="00866628">
        <w:rPr>
          <w:rFonts w:ascii="Georgia" w:eastAsia="Times New Roman" w:hAnsi="Georgia" w:cs="Times New Roman"/>
          <w:color w:val="444444"/>
          <w:sz w:val="27"/>
          <w:szCs w:val="27"/>
          <w:lang w:eastAsia="en-AE"/>
        </w:rPr>
        <w:t>It helps companies to discover new sources of revenue</w:t>
      </w:r>
    </w:p>
    <w:p w14:paraId="5DAEE411" w14:textId="5E5421A3" w:rsidR="00866628" w:rsidRDefault="00866628" w:rsidP="003456AA">
      <w:pPr>
        <w:jc w:val="both"/>
        <w:rPr>
          <w:rFonts w:ascii="Arial" w:hAnsi="Arial" w:cs="Arial"/>
        </w:rPr>
      </w:pPr>
    </w:p>
    <w:p w14:paraId="5C9B5C7B" w14:textId="4F37B499" w:rsidR="00866628" w:rsidRDefault="00866628" w:rsidP="003456AA">
      <w:pPr>
        <w:jc w:val="both"/>
        <w:rPr>
          <w:rFonts w:ascii="Arial" w:hAnsi="Arial" w:cs="Arial"/>
        </w:rPr>
      </w:pPr>
    </w:p>
    <w:p w14:paraId="27182A39" w14:textId="6518A1F9" w:rsidR="00866628" w:rsidRDefault="00866628" w:rsidP="003456AA">
      <w:pPr>
        <w:jc w:val="both"/>
        <w:rPr>
          <w:rFonts w:ascii="Arial" w:hAnsi="Arial" w:cs="Arial"/>
        </w:rPr>
      </w:pPr>
    </w:p>
    <w:p w14:paraId="1DFABFF8" w14:textId="4B86492A" w:rsidR="00866628" w:rsidRDefault="00866628" w:rsidP="003456AA">
      <w:pPr>
        <w:jc w:val="both"/>
        <w:rPr>
          <w:rFonts w:ascii="Arial" w:hAnsi="Arial" w:cs="Arial"/>
        </w:rPr>
      </w:pPr>
      <w:r w:rsidRPr="00C412B5">
        <w:rPr>
          <w:rFonts w:ascii="Arial" w:hAnsi="Arial" w:cs="Arial"/>
          <w:sz w:val="28"/>
          <w:szCs w:val="28"/>
        </w:rPr>
        <w:t>IMPORTANCE OF BIG DATA</w:t>
      </w:r>
      <w:r>
        <w:rPr>
          <w:rFonts w:ascii="Arial" w:hAnsi="Arial" w:cs="Arial"/>
        </w:rPr>
        <w:t>:</w:t>
      </w:r>
    </w:p>
    <w:p w14:paraId="76E1CAD0" w14:textId="79B1BCC0" w:rsidR="00866628" w:rsidRDefault="00866628" w:rsidP="00866628">
      <w:pPr>
        <w:jc w:val="both"/>
        <w:rPr>
          <w:rFonts w:ascii="Arial" w:hAnsi="Arial" w:cs="Arial"/>
        </w:rPr>
      </w:pPr>
      <w:r>
        <w:rPr>
          <w:rFonts w:ascii="Arial" w:hAnsi="Arial" w:cs="Arial"/>
        </w:rPr>
        <w:t xml:space="preserve">                              </w:t>
      </w:r>
      <w:r>
        <w:rPr>
          <w:rFonts w:ascii="Arial" w:hAnsi="Arial" w:cs="Arial"/>
          <w:noProof/>
        </w:rPr>
        <w:drawing>
          <wp:inline distT="0" distB="0" distL="0" distR="0" wp14:anchorId="33089039" wp14:editId="1AA450FB">
            <wp:extent cx="3664634" cy="3609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23245" t="43328" r="50024" b="9860"/>
                    <a:stretch/>
                  </pic:blipFill>
                  <pic:spPr bwMode="auto">
                    <a:xfrm>
                      <a:off x="0" y="0"/>
                      <a:ext cx="3672855" cy="3617865"/>
                    </a:xfrm>
                    <a:prstGeom prst="rect">
                      <a:avLst/>
                    </a:prstGeom>
                    <a:ln>
                      <a:noFill/>
                    </a:ln>
                    <a:extLst>
                      <a:ext uri="{53640926-AAD7-44D8-BBD7-CCE9431645EC}">
                        <a14:shadowObscured xmlns:a14="http://schemas.microsoft.com/office/drawing/2010/main"/>
                      </a:ext>
                    </a:extLst>
                  </pic:spPr>
                </pic:pic>
              </a:graphicData>
            </a:graphic>
          </wp:inline>
        </w:drawing>
      </w:r>
    </w:p>
    <w:p w14:paraId="32A3128E" w14:textId="5B6BB9B0" w:rsidR="00866628" w:rsidRDefault="00866628" w:rsidP="00866628">
      <w:pPr>
        <w:rPr>
          <w:rFonts w:ascii="Arial" w:hAnsi="Arial" w:cs="Arial"/>
        </w:rPr>
      </w:pPr>
    </w:p>
    <w:p w14:paraId="2C3F65E3" w14:textId="77777777" w:rsidR="00B242ED" w:rsidRDefault="00B242ED" w:rsidP="00B242ED">
      <w:pPr>
        <w:pStyle w:val="Heading2"/>
        <w:shd w:val="clear" w:color="auto" w:fill="FFFFFF"/>
        <w:spacing w:before="450" w:beforeAutospacing="0"/>
        <w:rPr>
          <w:rFonts w:ascii="Lato" w:hAnsi="Lato"/>
          <w:b w:val="0"/>
          <w:bCs w:val="0"/>
          <w:color w:val="222222"/>
        </w:rPr>
      </w:pPr>
      <w:r>
        <w:rPr>
          <w:rFonts w:ascii="Lato" w:hAnsi="Lato"/>
          <w:b w:val="0"/>
          <w:bCs w:val="0"/>
          <w:color w:val="222222"/>
        </w:rPr>
        <w:t>How to store and process Big Data?</w:t>
      </w:r>
    </w:p>
    <w:p w14:paraId="17347562" w14:textId="0FA0A7CB" w:rsidR="00B242ED" w:rsidRDefault="00B242ED" w:rsidP="00B242ED">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t xml:space="preserve">             The volume and velocity of Big Data can be huge, which makes it almost impossible to store it in traditional data warehouses. Although some and sensitive information can be stored on company premises, for most of the data, companies have to opt for cloud storage or Hadoop.</w:t>
      </w:r>
    </w:p>
    <w:p w14:paraId="5287E1C1" w14:textId="6AF0164B" w:rsidR="00B242ED" w:rsidRDefault="00B242ED" w:rsidP="00B242ED">
      <w:pPr>
        <w:shd w:val="clear" w:color="auto" w:fill="FFFFFF"/>
        <w:spacing w:after="100" w:afterAutospacing="1" w:line="495" w:lineRule="atLeast"/>
        <w:jc w:val="both"/>
        <w:rPr>
          <w:rFonts w:ascii="Lato" w:hAnsi="Lato"/>
          <w:color w:val="222222"/>
          <w:sz w:val="27"/>
          <w:szCs w:val="27"/>
        </w:rPr>
      </w:pPr>
      <w:r>
        <w:rPr>
          <w:rFonts w:ascii="Lato" w:hAnsi="Lato"/>
          <w:b/>
          <w:bCs/>
          <w:color w:val="222222"/>
          <w:sz w:val="27"/>
          <w:szCs w:val="27"/>
        </w:rPr>
        <w:t xml:space="preserve">               Cloud storage</w:t>
      </w:r>
      <w:r>
        <w:rPr>
          <w:rFonts w:ascii="Lato" w:hAnsi="Lato"/>
          <w:color w:val="222222"/>
          <w:sz w:val="27"/>
          <w:szCs w:val="27"/>
        </w:rPr>
        <w:t> allows businesses to store their data on the internet with the help of a cloud service provider (like Amazon Web Services, Microsoft Azure, or Google Cloud Platform) who takes the responsibility of managing and storing the data. The data can be accessed easily and quickly with an API.</w:t>
      </w:r>
    </w:p>
    <w:p w14:paraId="4EBF7A3D" w14:textId="77777777" w:rsidR="00B242ED" w:rsidRPr="00866628" w:rsidRDefault="00B242ED" w:rsidP="00866628">
      <w:pPr>
        <w:rPr>
          <w:rFonts w:ascii="Arial" w:hAnsi="Arial" w:cs="Arial"/>
        </w:rPr>
      </w:pPr>
    </w:p>
    <w:p w14:paraId="1760F873" w14:textId="7E2820E0" w:rsidR="00866628" w:rsidRPr="00866628" w:rsidRDefault="00866628" w:rsidP="00866628">
      <w:pPr>
        <w:rPr>
          <w:rFonts w:ascii="Arial" w:hAnsi="Arial" w:cs="Arial"/>
        </w:rPr>
      </w:pPr>
    </w:p>
    <w:p w14:paraId="2C925A52" w14:textId="77777777" w:rsidR="00045BBD" w:rsidRDefault="00045BBD" w:rsidP="00037B0A">
      <w:pPr>
        <w:rPr>
          <w:rStyle w:val="Strong"/>
          <w:rFonts w:ascii="Nunito" w:hAnsi="Nunito"/>
          <w:b w:val="0"/>
          <w:bCs w:val="0"/>
          <w:color w:val="FFFFFF" w:themeColor="background1"/>
          <w:spacing w:val="2"/>
          <w:sz w:val="26"/>
          <w:szCs w:val="26"/>
          <w:highlight w:val="darkCyan"/>
          <w:bdr w:val="none" w:sz="0" w:space="0" w:color="auto" w:frame="1"/>
          <w:shd w:val="clear" w:color="auto" w:fill="131417"/>
        </w:rPr>
      </w:pPr>
    </w:p>
    <w:p w14:paraId="01264D38" w14:textId="6E14BC8D" w:rsidR="00866628" w:rsidRPr="00037B0A" w:rsidRDefault="00045BBD" w:rsidP="00037B0A">
      <w:pPr>
        <w:rPr>
          <w:rStyle w:val="Strong"/>
          <w:rFonts w:ascii="Nunito" w:hAnsi="Nunito"/>
          <w:b w:val="0"/>
          <w:bCs w:val="0"/>
          <w:color w:val="FFFFFF" w:themeColor="background1"/>
          <w:spacing w:val="2"/>
          <w:sz w:val="26"/>
          <w:szCs w:val="26"/>
          <w:bdr w:val="none" w:sz="0" w:space="0" w:color="auto" w:frame="1"/>
          <w:shd w:val="clear" w:color="auto" w:fill="131417"/>
        </w:rPr>
      </w:pPr>
      <w:r>
        <w:rPr>
          <w:rStyle w:val="Strong"/>
          <w:rFonts w:ascii="Nunito" w:hAnsi="Nunito"/>
          <w:b w:val="0"/>
          <w:bCs w:val="0"/>
          <w:color w:val="FFFFFF" w:themeColor="background1"/>
          <w:spacing w:val="2"/>
          <w:sz w:val="26"/>
          <w:szCs w:val="26"/>
          <w:highlight w:val="darkCyan"/>
          <w:bdr w:val="none" w:sz="0" w:space="0" w:color="auto" w:frame="1"/>
          <w:shd w:val="clear" w:color="auto" w:fill="131417"/>
        </w:rPr>
        <w:t>T</w:t>
      </w:r>
      <w:r w:rsidR="00037B0A" w:rsidRPr="00037B0A">
        <w:rPr>
          <w:rStyle w:val="Strong"/>
          <w:rFonts w:ascii="Nunito" w:hAnsi="Nunito"/>
          <w:b w:val="0"/>
          <w:bCs w:val="0"/>
          <w:color w:val="FFFFFF" w:themeColor="background1"/>
          <w:spacing w:val="2"/>
          <w:sz w:val="26"/>
          <w:szCs w:val="26"/>
          <w:highlight w:val="darkCyan"/>
          <w:bdr w:val="none" w:sz="0" w:space="0" w:color="auto" w:frame="1"/>
          <w:shd w:val="clear" w:color="auto" w:fill="131417"/>
        </w:rPr>
        <w:t xml:space="preserve">op </w:t>
      </w:r>
      <w:r w:rsidR="00037B0A">
        <w:rPr>
          <w:rStyle w:val="Strong"/>
          <w:rFonts w:ascii="Nunito" w:hAnsi="Nunito"/>
          <w:b w:val="0"/>
          <w:bCs w:val="0"/>
          <w:color w:val="FFFFFF" w:themeColor="background1"/>
          <w:spacing w:val="2"/>
          <w:sz w:val="26"/>
          <w:szCs w:val="26"/>
          <w:highlight w:val="darkCyan"/>
          <w:bdr w:val="none" w:sz="0" w:space="0" w:color="auto" w:frame="1"/>
          <w:shd w:val="clear" w:color="auto" w:fill="131417"/>
        </w:rPr>
        <w:t>3</w:t>
      </w:r>
      <w:r w:rsidR="00037B0A" w:rsidRPr="00037B0A">
        <w:rPr>
          <w:rStyle w:val="Strong"/>
          <w:rFonts w:ascii="Nunito" w:hAnsi="Nunito"/>
          <w:b w:val="0"/>
          <w:bCs w:val="0"/>
          <w:color w:val="FFFFFF" w:themeColor="background1"/>
          <w:spacing w:val="2"/>
          <w:sz w:val="26"/>
          <w:szCs w:val="26"/>
          <w:highlight w:val="darkCyan"/>
          <w:bdr w:val="none" w:sz="0" w:space="0" w:color="auto" w:frame="1"/>
          <w:shd w:val="clear" w:color="auto" w:fill="131417"/>
        </w:rPr>
        <w:t xml:space="preserve"> analytics tools in big </w:t>
      </w:r>
      <w:proofErr w:type="gramStart"/>
      <w:r w:rsidR="00037B0A" w:rsidRPr="00037B0A">
        <w:rPr>
          <w:rStyle w:val="Strong"/>
          <w:rFonts w:ascii="Nunito" w:hAnsi="Nunito"/>
          <w:b w:val="0"/>
          <w:bCs w:val="0"/>
          <w:color w:val="FFFFFF" w:themeColor="background1"/>
          <w:spacing w:val="2"/>
          <w:sz w:val="26"/>
          <w:szCs w:val="26"/>
          <w:highlight w:val="darkCyan"/>
          <w:bdr w:val="none" w:sz="0" w:space="0" w:color="auto" w:frame="1"/>
          <w:shd w:val="clear" w:color="auto" w:fill="131417"/>
        </w:rPr>
        <w:t>data :</w:t>
      </w:r>
      <w:proofErr w:type="gramEnd"/>
    </w:p>
    <w:p w14:paraId="1130BF4C" w14:textId="7E0F1ABC" w:rsidR="00037B0A" w:rsidRDefault="00037B0A" w:rsidP="00866628">
      <w:pPr>
        <w:rPr>
          <w:rFonts w:ascii="Arial" w:hAnsi="Arial" w:cs="Arial"/>
        </w:rPr>
      </w:pPr>
      <w:r>
        <w:rPr>
          <w:rFonts w:ascii="Arial" w:hAnsi="Arial" w:cs="Arial"/>
        </w:rPr>
        <w:t xml:space="preserve"> </w:t>
      </w:r>
    </w:p>
    <w:p w14:paraId="711543FA" w14:textId="4E906F30" w:rsidR="00037B0A" w:rsidRPr="00037B0A" w:rsidRDefault="00037B0A" w:rsidP="00037B0A">
      <w:pPr>
        <w:rPr>
          <w:rFonts w:ascii="Arial" w:hAnsi="Arial" w:cs="Arial"/>
          <w:sz w:val="32"/>
          <w:szCs w:val="32"/>
        </w:rPr>
      </w:pPr>
      <w:r w:rsidRPr="00037B0A">
        <w:rPr>
          <w:rFonts w:ascii="Arial" w:hAnsi="Arial" w:cs="Arial"/>
          <w:sz w:val="32"/>
          <w:szCs w:val="32"/>
          <w:highlight w:val="lightGray"/>
        </w:rPr>
        <w:t xml:space="preserve">1. APACHE </w:t>
      </w:r>
      <w:proofErr w:type="gramStart"/>
      <w:r w:rsidRPr="00037B0A">
        <w:rPr>
          <w:rFonts w:ascii="Arial" w:hAnsi="Arial" w:cs="Arial"/>
          <w:sz w:val="32"/>
          <w:szCs w:val="32"/>
          <w:highlight w:val="lightGray"/>
        </w:rPr>
        <w:t>Hadoop</w:t>
      </w:r>
      <w:r>
        <w:rPr>
          <w:rFonts w:ascii="Arial" w:hAnsi="Arial" w:cs="Arial"/>
          <w:sz w:val="32"/>
          <w:szCs w:val="32"/>
        </w:rPr>
        <w:t xml:space="preserve"> :</w:t>
      </w:r>
      <w:proofErr w:type="gramEnd"/>
    </w:p>
    <w:p w14:paraId="73506CE1" w14:textId="77777777" w:rsidR="00896A33" w:rsidRDefault="00037B0A" w:rsidP="00037B0A">
      <w:pPr>
        <w:rPr>
          <w:rFonts w:ascii="Arial" w:hAnsi="Arial" w:cs="Arial"/>
          <w:sz w:val="24"/>
          <w:szCs w:val="24"/>
        </w:rPr>
      </w:pPr>
      <w:r>
        <w:rPr>
          <w:rFonts w:ascii="Arial" w:hAnsi="Arial" w:cs="Arial"/>
          <w:sz w:val="24"/>
          <w:szCs w:val="24"/>
        </w:rPr>
        <w:t xml:space="preserve">               </w:t>
      </w:r>
      <w:r w:rsidRPr="00037B0A">
        <w:rPr>
          <w:rFonts w:ascii="Arial" w:hAnsi="Arial" w:cs="Arial"/>
          <w:sz w:val="24"/>
          <w:szCs w:val="24"/>
        </w:rPr>
        <w:t xml:space="preserve">It’s a Java-based open-source platform that is being used to store and process big data. It is built on a cluster system that allows the system to process data efficiently and let the data run </w:t>
      </w:r>
      <w:proofErr w:type="spellStart"/>
      <w:proofErr w:type="gramStart"/>
      <w:r w:rsidRPr="00037B0A">
        <w:rPr>
          <w:rFonts w:ascii="Arial" w:hAnsi="Arial" w:cs="Arial"/>
          <w:sz w:val="24"/>
          <w:szCs w:val="24"/>
        </w:rPr>
        <w:t>parallel.Today</w:t>
      </w:r>
      <w:proofErr w:type="spellEnd"/>
      <w:proofErr w:type="gramEnd"/>
      <w:r w:rsidRPr="00037B0A">
        <w:rPr>
          <w:rFonts w:ascii="Arial" w:hAnsi="Arial" w:cs="Arial"/>
          <w:sz w:val="24"/>
          <w:szCs w:val="24"/>
        </w:rPr>
        <w:t xml:space="preserve">, it is the best big data analytic tool and is popularly used by many tech giants such as Amazon, Microsoft, IBM, etc. </w:t>
      </w:r>
    </w:p>
    <w:p w14:paraId="000556BE" w14:textId="77777777" w:rsidR="00896A33" w:rsidRDefault="00896A33" w:rsidP="00896A33">
      <w:pPr>
        <w:ind w:left="720"/>
        <w:rPr>
          <w:rFonts w:ascii="Arial" w:hAnsi="Arial" w:cs="Arial"/>
          <w:sz w:val="24"/>
          <w:szCs w:val="24"/>
        </w:rPr>
      </w:pPr>
      <w:proofErr w:type="gramStart"/>
      <w:r>
        <w:rPr>
          <w:rFonts w:ascii="Arial" w:hAnsi="Arial" w:cs="Arial"/>
          <w:sz w:val="24"/>
          <w:szCs w:val="24"/>
        </w:rPr>
        <w:t>Features :</w:t>
      </w:r>
      <w:proofErr w:type="gramEnd"/>
    </w:p>
    <w:p w14:paraId="3DF18555" w14:textId="77777777" w:rsidR="00896A33" w:rsidRDefault="00037B0A" w:rsidP="00896A33">
      <w:pPr>
        <w:numPr>
          <w:ilvl w:val="0"/>
          <w:numId w:val="6"/>
        </w:numPr>
        <w:rPr>
          <w:rFonts w:ascii="Arial" w:hAnsi="Arial" w:cs="Arial"/>
          <w:sz w:val="24"/>
          <w:szCs w:val="24"/>
        </w:rPr>
      </w:pPr>
      <w:r w:rsidRPr="00037B0A">
        <w:rPr>
          <w:rFonts w:ascii="Arial" w:eastAsia="Times New Roman" w:hAnsi="Arial" w:cs="Arial"/>
          <w:sz w:val="24"/>
          <w:szCs w:val="24"/>
          <w:lang w:eastAsia="en-AE"/>
        </w:rPr>
        <w:t>Free to use and offers an efficient storage solution for businesses.</w:t>
      </w:r>
    </w:p>
    <w:p w14:paraId="26382752" w14:textId="77777777" w:rsidR="00896A33" w:rsidRDefault="00037B0A" w:rsidP="00896A33">
      <w:pPr>
        <w:numPr>
          <w:ilvl w:val="0"/>
          <w:numId w:val="6"/>
        </w:numPr>
        <w:rPr>
          <w:rFonts w:ascii="Arial" w:hAnsi="Arial" w:cs="Arial"/>
          <w:sz w:val="24"/>
          <w:szCs w:val="24"/>
        </w:rPr>
      </w:pPr>
      <w:r w:rsidRPr="00896A33">
        <w:rPr>
          <w:rFonts w:ascii="Arial" w:eastAsia="Times New Roman" w:hAnsi="Arial" w:cs="Arial"/>
          <w:sz w:val="24"/>
          <w:szCs w:val="24"/>
          <w:lang w:eastAsia="en-AE"/>
        </w:rPr>
        <w:t>Offers quick access via HDFS (Hadoop Distributed File System).</w:t>
      </w:r>
    </w:p>
    <w:p w14:paraId="241E4841" w14:textId="5320A3C9" w:rsidR="00037B0A" w:rsidRPr="00896A33" w:rsidRDefault="00037B0A" w:rsidP="00896A33">
      <w:pPr>
        <w:numPr>
          <w:ilvl w:val="0"/>
          <w:numId w:val="6"/>
        </w:numPr>
        <w:rPr>
          <w:rFonts w:ascii="Arial" w:hAnsi="Arial" w:cs="Arial"/>
          <w:sz w:val="24"/>
          <w:szCs w:val="24"/>
        </w:rPr>
      </w:pPr>
      <w:r w:rsidRPr="00896A33">
        <w:rPr>
          <w:rFonts w:ascii="Arial" w:eastAsia="Times New Roman" w:hAnsi="Arial" w:cs="Arial"/>
          <w:sz w:val="24"/>
          <w:szCs w:val="24"/>
          <w:lang w:eastAsia="en-AE"/>
        </w:rPr>
        <w:t>Highly flexible and can be easily implemented with MySQL, and JSON</w:t>
      </w:r>
      <w:r w:rsidRPr="00896A33">
        <w:rPr>
          <w:rFonts w:eastAsia="Times New Roman" w:cs="Times New Roman"/>
          <w:sz w:val="26"/>
          <w:szCs w:val="26"/>
          <w:lang w:eastAsia="en-AE"/>
        </w:rPr>
        <w:t>.</w:t>
      </w:r>
    </w:p>
    <w:p w14:paraId="24819A01" w14:textId="2438642E" w:rsidR="00037B0A" w:rsidRDefault="00037B0A" w:rsidP="00037B0A">
      <w:pPr>
        <w:rPr>
          <w:rFonts w:ascii="Arial" w:hAnsi="Arial" w:cs="Arial"/>
        </w:rPr>
      </w:pPr>
    </w:p>
    <w:p w14:paraId="40313DD3" w14:textId="5CC57656" w:rsidR="00037B0A" w:rsidRPr="00896A33" w:rsidRDefault="00037B0A" w:rsidP="00037B0A">
      <w:pPr>
        <w:rPr>
          <w:rFonts w:ascii="Arial" w:hAnsi="Arial" w:cs="Arial"/>
          <w:sz w:val="32"/>
          <w:szCs w:val="32"/>
        </w:rPr>
      </w:pPr>
      <w:r w:rsidRPr="00896A33">
        <w:rPr>
          <w:rFonts w:ascii="Arial" w:hAnsi="Arial" w:cs="Arial"/>
          <w:sz w:val="32"/>
          <w:szCs w:val="32"/>
        </w:rPr>
        <w:t xml:space="preserve">2. </w:t>
      </w:r>
      <w:proofErr w:type="gramStart"/>
      <w:r w:rsidRPr="00896A33">
        <w:rPr>
          <w:rFonts w:ascii="Arial" w:hAnsi="Arial" w:cs="Arial"/>
          <w:sz w:val="32"/>
          <w:szCs w:val="32"/>
        </w:rPr>
        <w:t>Cassandra</w:t>
      </w:r>
      <w:r w:rsidR="00045BBD">
        <w:rPr>
          <w:rFonts w:ascii="Arial" w:hAnsi="Arial" w:cs="Arial"/>
          <w:sz w:val="32"/>
          <w:szCs w:val="32"/>
        </w:rPr>
        <w:t xml:space="preserve"> :</w:t>
      </w:r>
      <w:proofErr w:type="gramEnd"/>
    </w:p>
    <w:p w14:paraId="3C1D9AC0" w14:textId="49B1ADE7" w:rsidR="00037B0A" w:rsidRPr="00896A33" w:rsidRDefault="00896A33" w:rsidP="00037B0A">
      <w:pPr>
        <w:rPr>
          <w:rFonts w:ascii="Arial" w:hAnsi="Arial" w:cs="Arial"/>
          <w:sz w:val="24"/>
          <w:szCs w:val="24"/>
        </w:rPr>
      </w:pPr>
      <w:r>
        <w:rPr>
          <w:sz w:val="26"/>
          <w:szCs w:val="26"/>
        </w:rPr>
        <w:t xml:space="preserve">               </w:t>
      </w:r>
      <w:hyperlink r:id="rId9" w:history="1">
        <w:r w:rsidR="00037B0A" w:rsidRPr="00896A33">
          <w:rPr>
            <w:rStyle w:val="Hyperlink"/>
            <w:rFonts w:ascii="Arial" w:hAnsi="Arial" w:cs="Arial"/>
            <w:b/>
            <w:bCs/>
            <w:color w:val="000000" w:themeColor="text1"/>
            <w:spacing w:val="2"/>
            <w:sz w:val="24"/>
            <w:szCs w:val="24"/>
            <w:bdr w:val="none" w:sz="0" w:space="0" w:color="auto" w:frame="1"/>
          </w:rPr>
          <w:t>APACHE Cassandra</w:t>
        </w:r>
      </w:hyperlink>
      <w:r w:rsidR="00037B0A" w:rsidRPr="00896A33">
        <w:rPr>
          <w:rFonts w:ascii="Arial" w:hAnsi="Arial" w:cs="Arial"/>
          <w:sz w:val="24"/>
          <w:szCs w:val="24"/>
        </w:rPr>
        <w:t> is an open-source NoSQL distributed database that is used to fetch large amounts of data. It’s one of the </w:t>
      </w:r>
      <w:r w:rsidRPr="00896A33">
        <w:rPr>
          <w:rFonts w:asciiTheme="minorBidi" w:hAnsiTheme="minorBidi"/>
          <w:sz w:val="24"/>
          <w:szCs w:val="24"/>
        </w:rPr>
        <w:t xml:space="preserve">most popular tools for data </w:t>
      </w:r>
      <w:proofErr w:type="gramStart"/>
      <w:r w:rsidRPr="00896A33">
        <w:rPr>
          <w:rFonts w:asciiTheme="minorBidi" w:hAnsiTheme="minorBidi"/>
          <w:sz w:val="24"/>
          <w:szCs w:val="24"/>
        </w:rPr>
        <w:t>analytics</w:t>
      </w:r>
      <w:r>
        <w:rPr>
          <w:rStyle w:val="Strong"/>
          <w:rFonts w:ascii="Arial" w:hAnsi="Arial" w:cs="Arial"/>
          <w:color w:val="FFFFFF"/>
          <w:spacing w:val="2"/>
          <w:sz w:val="24"/>
          <w:szCs w:val="24"/>
          <w:bdr w:val="none" w:sz="0" w:space="0" w:color="auto" w:frame="1"/>
        </w:rPr>
        <w:t xml:space="preserve">  </w:t>
      </w:r>
      <w:r w:rsidR="00037B0A" w:rsidRPr="00896A33">
        <w:rPr>
          <w:rFonts w:ascii="Arial" w:hAnsi="Arial" w:cs="Arial"/>
          <w:sz w:val="24"/>
          <w:szCs w:val="24"/>
        </w:rPr>
        <w:t>and</w:t>
      </w:r>
      <w:proofErr w:type="gramEnd"/>
      <w:r w:rsidR="00037B0A" w:rsidRPr="00896A33">
        <w:rPr>
          <w:rFonts w:ascii="Arial" w:hAnsi="Arial" w:cs="Arial"/>
          <w:sz w:val="24"/>
          <w:szCs w:val="24"/>
        </w:rPr>
        <w:t xml:space="preserve"> has been praised by many tech companies due to its high scalability and availability without compromising speed and performance. </w:t>
      </w:r>
      <w:r w:rsidR="00037B0A" w:rsidRPr="00896A33">
        <w:rPr>
          <w:rStyle w:val="Strong"/>
          <w:rFonts w:ascii="Arial" w:hAnsi="Arial" w:cs="Arial"/>
          <w:color w:val="FFFFFF"/>
          <w:spacing w:val="2"/>
          <w:sz w:val="24"/>
          <w:szCs w:val="24"/>
          <w:bdr w:val="none" w:sz="0" w:space="0" w:color="auto" w:frame="1"/>
        </w:rPr>
        <w:t>of delivering thousands of operations every second</w:t>
      </w:r>
      <w:r w:rsidR="00037B0A" w:rsidRPr="00896A33">
        <w:rPr>
          <w:rFonts w:ascii="Arial" w:hAnsi="Arial" w:cs="Arial"/>
          <w:sz w:val="24"/>
          <w:szCs w:val="24"/>
        </w:rPr>
        <w:t> </w:t>
      </w:r>
    </w:p>
    <w:p w14:paraId="2C80F7D3" w14:textId="77777777" w:rsidR="00037B0A" w:rsidRPr="00896A33" w:rsidRDefault="00037B0A" w:rsidP="00037B0A">
      <w:pPr>
        <w:rPr>
          <w:rFonts w:ascii="Arial" w:eastAsia="Times New Roman" w:hAnsi="Arial" w:cs="Arial"/>
          <w:sz w:val="24"/>
          <w:szCs w:val="24"/>
          <w:lang w:eastAsia="en-AE"/>
        </w:rPr>
      </w:pPr>
      <w:r w:rsidRPr="00896A33">
        <w:rPr>
          <w:rFonts w:ascii="Arial" w:eastAsia="Times New Roman" w:hAnsi="Arial" w:cs="Arial"/>
          <w:b/>
          <w:bCs/>
          <w:sz w:val="24"/>
          <w:szCs w:val="24"/>
          <w:bdr w:val="none" w:sz="0" w:space="0" w:color="auto" w:frame="1"/>
          <w:lang w:eastAsia="en-AE"/>
        </w:rPr>
        <w:t>Features of APACHE Cassandra:</w:t>
      </w:r>
    </w:p>
    <w:p w14:paraId="69265EED" w14:textId="77777777" w:rsidR="00896A33" w:rsidRDefault="00037B0A" w:rsidP="00896A33">
      <w:pPr>
        <w:numPr>
          <w:ilvl w:val="0"/>
          <w:numId w:val="7"/>
        </w:numPr>
        <w:rPr>
          <w:rFonts w:ascii="Arial" w:eastAsia="Times New Roman" w:hAnsi="Arial" w:cs="Arial"/>
          <w:sz w:val="24"/>
          <w:szCs w:val="24"/>
          <w:lang w:eastAsia="en-AE"/>
        </w:rPr>
      </w:pPr>
      <w:r w:rsidRPr="00896A33">
        <w:rPr>
          <w:rFonts w:ascii="Arial" w:eastAsia="Times New Roman" w:hAnsi="Arial" w:cs="Arial"/>
          <w:i/>
          <w:iCs/>
          <w:sz w:val="24"/>
          <w:szCs w:val="24"/>
          <w:bdr w:val="none" w:sz="0" w:space="0" w:color="auto" w:frame="1"/>
          <w:lang w:eastAsia="en-AE"/>
        </w:rPr>
        <w:t>Data Storage Flexibility:</w:t>
      </w:r>
      <w:r w:rsidRPr="00896A33">
        <w:rPr>
          <w:rFonts w:ascii="Arial" w:eastAsia="Times New Roman" w:hAnsi="Arial" w:cs="Arial"/>
          <w:sz w:val="24"/>
          <w:szCs w:val="24"/>
          <w:lang w:eastAsia="en-AE"/>
        </w:rPr>
        <w:t xml:space="preserve"> It supports all forms of data </w:t>
      </w:r>
      <w:proofErr w:type="gramStart"/>
      <w:r w:rsidRPr="00896A33">
        <w:rPr>
          <w:rFonts w:ascii="Arial" w:eastAsia="Times New Roman" w:hAnsi="Arial" w:cs="Arial"/>
          <w:sz w:val="24"/>
          <w:szCs w:val="24"/>
          <w:lang w:eastAsia="en-AE"/>
        </w:rPr>
        <w:t>i.e.</w:t>
      </w:r>
      <w:proofErr w:type="gramEnd"/>
      <w:r w:rsidRPr="00896A33">
        <w:rPr>
          <w:rFonts w:ascii="Arial" w:eastAsia="Times New Roman" w:hAnsi="Arial" w:cs="Arial"/>
          <w:sz w:val="24"/>
          <w:szCs w:val="24"/>
          <w:lang w:eastAsia="en-AE"/>
        </w:rPr>
        <w:t xml:space="preserve"> structured, unstructured, semi-structured, and allows users to change as per their needs.</w:t>
      </w:r>
    </w:p>
    <w:p w14:paraId="463015ED" w14:textId="77777777" w:rsidR="00896A33" w:rsidRDefault="00037B0A" w:rsidP="00896A33">
      <w:pPr>
        <w:numPr>
          <w:ilvl w:val="0"/>
          <w:numId w:val="7"/>
        </w:numPr>
        <w:rPr>
          <w:rFonts w:ascii="Arial" w:eastAsia="Times New Roman" w:hAnsi="Arial" w:cs="Arial"/>
          <w:sz w:val="24"/>
          <w:szCs w:val="24"/>
          <w:lang w:eastAsia="en-AE"/>
        </w:rPr>
      </w:pPr>
      <w:r w:rsidRPr="00896A33">
        <w:rPr>
          <w:rFonts w:ascii="Arial" w:eastAsia="Times New Roman" w:hAnsi="Arial" w:cs="Arial"/>
          <w:i/>
          <w:iCs/>
          <w:sz w:val="24"/>
          <w:szCs w:val="24"/>
          <w:bdr w:val="none" w:sz="0" w:space="0" w:color="auto" w:frame="1"/>
          <w:lang w:eastAsia="en-AE"/>
        </w:rPr>
        <w:t>Data Distribution System:</w:t>
      </w:r>
      <w:r w:rsidRPr="00896A33">
        <w:rPr>
          <w:rFonts w:ascii="Arial" w:eastAsia="Times New Roman" w:hAnsi="Arial" w:cs="Arial"/>
          <w:sz w:val="24"/>
          <w:szCs w:val="24"/>
          <w:lang w:eastAsia="en-AE"/>
        </w:rPr>
        <w:t xml:space="preserve"> Easy to distribute data with the help of replicating data on multiple data </w:t>
      </w:r>
      <w:proofErr w:type="spellStart"/>
      <w:r w:rsidRPr="00896A33">
        <w:rPr>
          <w:rFonts w:ascii="Arial" w:eastAsia="Times New Roman" w:hAnsi="Arial" w:cs="Arial"/>
          <w:sz w:val="24"/>
          <w:szCs w:val="24"/>
          <w:lang w:eastAsia="en-AE"/>
        </w:rPr>
        <w:t>centers</w:t>
      </w:r>
      <w:proofErr w:type="spellEnd"/>
      <w:r w:rsidRPr="00896A33">
        <w:rPr>
          <w:rFonts w:ascii="Arial" w:eastAsia="Times New Roman" w:hAnsi="Arial" w:cs="Arial"/>
          <w:sz w:val="24"/>
          <w:szCs w:val="24"/>
          <w:lang w:eastAsia="en-AE"/>
        </w:rPr>
        <w:t>.</w:t>
      </w:r>
    </w:p>
    <w:p w14:paraId="3AB36426" w14:textId="77777777" w:rsidR="00896A33" w:rsidRDefault="00037B0A" w:rsidP="00896A33">
      <w:pPr>
        <w:numPr>
          <w:ilvl w:val="0"/>
          <w:numId w:val="7"/>
        </w:numPr>
        <w:rPr>
          <w:rFonts w:ascii="Arial" w:eastAsia="Times New Roman" w:hAnsi="Arial" w:cs="Arial"/>
          <w:sz w:val="24"/>
          <w:szCs w:val="24"/>
          <w:lang w:eastAsia="en-AE"/>
        </w:rPr>
      </w:pPr>
      <w:r w:rsidRPr="00896A33">
        <w:rPr>
          <w:rFonts w:ascii="Arial" w:eastAsia="Times New Roman" w:hAnsi="Arial" w:cs="Arial"/>
          <w:i/>
          <w:iCs/>
          <w:sz w:val="24"/>
          <w:szCs w:val="24"/>
          <w:bdr w:val="none" w:sz="0" w:space="0" w:color="auto" w:frame="1"/>
          <w:lang w:eastAsia="en-AE"/>
        </w:rPr>
        <w:t>Fast Processing:</w:t>
      </w:r>
      <w:r w:rsidRPr="00896A33">
        <w:rPr>
          <w:rFonts w:ascii="Arial" w:eastAsia="Times New Roman" w:hAnsi="Arial" w:cs="Arial"/>
          <w:sz w:val="24"/>
          <w:szCs w:val="24"/>
          <w:lang w:eastAsia="en-AE"/>
        </w:rPr>
        <w:t> Cassandra has been designed to run on efficient commodity hardware and also offers fast storage and data processing.</w:t>
      </w:r>
    </w:p>
    <w:p w14:paraId="4C2D7035" w14:textId="0F04801C" w:rsidR="00037B0A" w:rsidRPr="00896A33" w:rsidRDefault="00037B0A" w:rsidP="00896A33">
      <w:pPr>
        <w:numPr>
          <w:ilvl w:val="0"/>
          <w:numId w:val="7"/>
        </w:numPr>
        <w:rPr>
          <w:rFonts w:ascii="Arial" w:eastAsia="Times New Roman" w:hAnsi="Arial" w:cs="Arial"/>
          <w:sz w:val="24"/>
          <w:szCs w:val="24"/>
          <w:lang w:eastAsia="en-AE"/>
        </w:rPr>
      </w:pPr>
      <w:r w:rsidRPr="00896A33">
        <w:rPr>
          <w:rFonts w:ascii="Arial" w:eastAsia="Times New Roman" w:hAnsi="Arial" w:cs="Arial"/>
          <w:i/>
          <w:iCs/>
          <w:sz w:val="24"/>
          <w:szCs w:val="24"/>
          <w:bdr w:val="none" w:sz="0" w:space="0" w:color="auto" w:frame="1"/>
          <w:lang w:eastAsia="en-AE"/>
        </w:rPr>
        <w:t>Fault-tolerance:</w:t>
      </w:r>
      <w:r w:rsidRPr="00896A33">
        <w:rPr>
          <w:rFonts w:ascii="Arial" w:eastAsia="Times New Roman" w:hAnsi="Arial" w:cs="Arial"/>
          <w:sz w:val="24"/>
          <w:szCs w:val="24"/>
          <w:lang w:eastAsia="en-AE"/>
        </w:rPr>
        <w:t> The moment, if any node fails, it will be replaced without any delay.</w:t>
      </w:r>
    </w:p>
    <w:p w14:paraId="2FFBFC55" w14:textId="779AFFA8" w:rsidR="00037B0A" w:rsidRDefault="00037B0A" w:rsidP="00037B0A">
      <w:pPr>
        <w:rPr>
          <w:rFonts w:ascii="Arial" w:hAnsi="Arial" w:cs="Arial"/>
        </w:rPr>
      </w:pPr>
    </w:p>
    <w:p w14:paraId="02FD5854" w14:textId="17A770F7" w:rsidR="00037B0A" w:rsidRPr="00896A33" w:rsidRDefault="00037B0A" w:rsidP="00037B0A">
      <w:pPr>
        <w:rPr>
          <w:rFonts w:ascii="Arial" w:hAnsi="Arial" w:cs="Arial"/>
          <w:sz w:val="32"/>
          <w:szCs w:val="32"/>
        </w:rPr>
      </w:pPr>
      <w:r w:rsidRPr="00896A33">
        <w:rPr>
          <w:rFonts w:ascii="Arial" w:hAnsi="Arial" w:cs="Arial"/>
          <w:sz w:val="32"/>
          <w:szCs w:val="32"/>
        </w:rPr>
        <w:t xml:space="preserve">3. </w:t>
      </w:r>
      <w:proofErr w:type="spellStart"/>
      <w:proofErr w:type="gramStart"/>
      <w:r w:rsidRPr="00896A33">
        <w:rPr>
          <w:rFonts w:ascii="Arial" w:hAnsi="Arial" w:cs="Arial"/>
          <w:sz w:val="32"/>
          <w:szCs w:val="32"/>
        </w:rPr>
        <w:t>Qubole</w:t>
      </w:r>
      <w:proofErr w:type="spellEnd"/>
      <w:r w:rsidR="00896A33">
        <w:rPr>
          <w:rFonts w:ascii="Arial" w:hAnsi="Arial" w:cs="Arial"/>
          <w:sz w:val="32"/>
          <w:szCs w:val="32"/>
        </w:rPr>
        <w:t xml:space="preserve"> :</w:t>
      </w:r>
      <w:proofErr w:type="gramEnd"/>
    </w:p>
    <w:p w14:paraId="4C323A20" w14:textId="6581774E" w:rsidR="00037B0A" w:rsidRPr="00896A33" w:rsidRDefault="00896A33" w:rsidP="00037B0A">
      <w:pPr>
        <w:rPr>
          <w:rFonts w:ascii="Arial" w:hAnsi="Arial" w:cs="Arial"/>
          <w:sz w:val="24"/>
          <w:szCs w:val="24"/>
        </w:rPr>
      </w:pPr>
      <w:r w:rsidRPr="00896A33">
        <w:rPr>
          <w:rFonts w:ascii="Arial" w:hAnsi="Arial" w:cs="Arial"/>
          <w:sz w:val="24"/>
          <w:szCs w:val="24"/>
        </w:rPr>
        <w:t xml:space="preserve">             </w:t>
      </w:r>
      <w:r w:rsidR="00037B0A" w:rsidRPr="00896A33">
        <w:rPr>
          <w:rFonts w:ascii="Arial" w:hAnsi="Arial" w:cs="Arial"/>
          <w:sz w:val="24"/>
          <w:szCs w:val="24"/>
        </w:rPr>
        <w:t xml:space="preserve">It’s an open-source big data tool that helps in fetching data in a value of chain using ad-hoc analysis in machine learning. </w:t>
      </w:r>
      <w:proofErr w:type="spellStart"/>
      <w:r w:rsidR="00037B0A" w:rsidRPr="00896A33">
        <w:rPr>
          <w:rFonts w:ascii="Arial" w:hAnsi="Arial" w:cs="Arial"/>
          <w:sz w:val="24"/>
          <w:szCs w:val="24"/>
        </w:rPr>
        <w:t>Qubole</w:t>
      </w:r>
      <w:proofErr w:type="spellEnd"/>
      <w:r w:rsidR="00037B0A" w:rsidRPr="00896A33">
        <w:rPr>
          <w:rFonts w:ascii="Arial" w:hAnsi="Arial" w:cs="Arial"/>
          <w:sz w:val="24"/>
          <w:szCs w:val="24"/>
        </w:rPr>
        <w:t xml:space="preserve"> is a data lake platform that offers end-to-end service with reduced time and effort which are required in moving data pipelines.</w:t>
      </w:r>
    </w:p>
    <w:p w14:paraId="0CCA2374" w14:textId="77777777" w:rsidR="00037B0A" w:rsidRPr="00896A33" w:rsidRDefault="00037B0A" w:rsidP="00037B0A">
      <w:pPr>
        <w:rPr>
          <w:rFonts w:ascii="Arial" w:eastAsia="Times New Roman" w:hAnsi="Arial" w:cs="Arial"/>
          <w:sz w:val="24"/>
          <w:szCs w:val="24"/>
          <w:lang w:eastAsia="en-AE"/>
        </w:rPr>
      </w:pPr>
      <w:r w:rsidRPr="00896A33">
        <w:rPr>
          <w:rFonts w:ascii="Arial" w:eastAsia="Times New Roman" w:hAnsi="Arial" w:cs="Arial"/>
          <w:b/>
          <w:bCs/>
          <w:sz w:val="24"/>
          <w:szCs w:val="24"/>
          <w:bdr w:val="none" w:sz="0" w:space="0" w:color="auto" w:frame="1"/>
          <w:lang w:eastAsia="en-AE"/>
        </w:rPr>
        <w:t xml:space="preserve">Features of </w:t>
      </w:r>
      <w:proofErr w:type="spellStart"/>
      <w:r w:rsidRPr="00896A33">
        <w:rPr>
          <w:rFonts w:ascii="Arial" w:eastAsia="Times New Roman" w:hAnsi="Arial" w:cs="Arial"/>
          <w:b/>
          <w:bCs/>
          <w:sz w:val="24"/>
          <w:szCs w:val="24"/>
          <w:bdr w:val="none" w:sz="0" w:space="0" w:color="auto" w:frame="1"/>
          <w:lang w:eastAsia="en-AE"/>
        </w:rPr>
        <w:t>Qubole</w:t>
      </w:r>
      <w:proofErr w:type="spellEnd"/>
      <w:r w:rsidRPr="00896A33">
        <w:rPr>
          <w:rFonts w:ascii="Arial" w:eastAsia="Times New Roman" w:hAnsi="Arial" w:cs="Arial"/>
          <w:b/>
          <w:bCs/>
          <w:sz w:val="24"/>
          <w:szCs w:val="24"/>
          <w:bdr w:val="none" w:sz="0" w:space="0" w:color="auto" w:frame="1"/>
          <w:lang w:eastAsia="en-AE"/>
        </w:rPr>
        <w:t>:</w:t>
      </w:r>
    </w:p>
    <w:p w14:paraId="2B863895" w14:textId="77777777" w:rsidR="00896A33" w:rsidRPr="00896A33" w:rsidRDefault="00037B0A" w:rsidP="00896A33">
      <w:pPr>
        <w:numPr>
          <w:ilvl w:val="0"/>
          <w:numId w:val="8"/>
        </w:numPr>
        <w:rPr>
          <w:rFonts w:ascii="Arial" w:eastAsia="Times New Roman" w:hAnsi="Arial" w:cs="Arial"/>
          <w:sz w:val="24"/>
          <w:szCs w:val="24"/>
          <w:lang w:eastAsia="en-AE"/>
        </w:rPr>
      </w:pPr>
      <w:r w:rsidRPr="00896A33">
        <w:rPr>
          <w:rFonts w:ascii="Arial" w:eastAsia="Times New Roman" w:hAnsi="Arial" w:cs="Arial"/>
          <w:i/>
          <w:iCs/>
          <w:sz w:val="24"/>
          <w:szCs w:val="24"/>
          <w:bdr w:val="none" w:sz="0" w:space="0" w:color="auto" w:frame="1"/>
          <w:lang w:eastAsia="en-AE"/>
        </w:rPr>
        <w:t>Supports ETL process:</w:t>
      </w:r>
      <w:r w:rsidRPr="00896A33">
        <w:rPr>
          <w:rFonts w:ascii="Arial" w:eastAsia="Times New Roman" w:hAnsi="Arial" w:cs="Arial"/>
          <w:sz w:val="24"/>
          <w:szCs w:val="24"/>
          <w:lang w:eastAsia="en-AE"/>
        </w:rPr>
        <w:t> It allows companies to </w:t>
      </w:r>
      <w:r w:rsidRPr="00896A33">
        <w:rPr>
          <w:rFonts w:ascii="Arial" w:eastAsia="Times New Roman" w:hAnsi="Arial" w:cs="Arial"/>
          <w:b/>
          <w:bCs/>
          <w:sz w:val="24"/>
          <w:szCs w:val="24"/>
          <w:bdr w:val="none" w:sz="0" w:space="0" w:color="auto" w:frame="1"/>
          <w:lang w:eastAsia="en-AE"/>
        </w:rPr>
        <w:t>migrate data from multiple sources in one place</w:t>
      </w:r>
      <w:r w:rsidRPr="00896A33">
        <w:rPr>
          <w:rFonts w:ascii="Arial" w:eastAsia="Times New Roman" w:hAnsi="Arial" w:cs="Arial"/>
          <w:sz w:val="24"/>
          <w:szCs w:val="24"/>
          <w:lang w:eastAsia="en-AE"/>
        </w:rPr>
        <w:t>.</w:t>
      </w:r>
    </w:p>
    <w:p w14:paraId="31FE6182" w14:textId="77777777" w:rsidR="00896A33" w:rsidRPr="00896A33" w:rsidRDefault="00037B0A" w:rsidP="00896A33">
      <w:pPr>
        <w:numPr>
          <w:ilvl w:val="0"/>
          <w:numId w:val="8"/>
        </w:numPr>
        <w:rPr>
          <w:rFonts w:ascii="Arial" w:eastAsia="Times New Roman" w:hAnsi="Arial" w:cs="Arial"/>
          <w:sz w:val="24"/>
          <w:szCs w:val="24"/>
          <w:lang w:eastAsia="en-AE"/>
        </w:rPr>
      </w:pPr>
      <w:r w:rsidRPr="00896A33">
        <w:rPr>
          <w:rFonts w:ascii="Arial" w:eastAsia="Times New Roman" w:hAnsi="Arial" w:cs="Arial"/>
          <w:i/>
          <w:iCs/>
          <w:sz w:val="24"/>
          <w:szCs w:val="24"/>
          <w:bdr w:val="none" w:sz="0" w:space="0" w:color="auto" w:frame="1"/>
          <w:lang w:eastAsia="en-AE"/>
        </w:rPr>
        <w:t>Real-time Insight:</w:t>
      </w:r>
      <w:r w:rsidRPr="00896A33">
        <w:rPr>
          <w:rFonts w:ascii="Arial" w:eastAsia="Times New Roman" w:hAnsi="Arial" w:cs="Arial"/>
          <w:sz w:val="24"/>
          <w:szCs w:val="24"/>
          <w:lang w:eastAsia="en-AE"/>
        </w:rPr>
        <w:t> It monitors user’s systems and allows them to view real-time insights</w:t>
      </w:r>
    </w:p>
    <w:p w14:paraId="7DD643A5" w14:textId="0046DBB5" w:rsidR="00037B0A" w:rsidRDefault="00037B0A" w:rsidP="00896A33">
      <w:pPr>
        <w:numPr>
          <w:ilvl w:val="0"/>
          <w:numId w:val="8"/>
        </w:numPr>
        <w:rPr>
          <w:rFonts w:eastAsia="Times New Roman" w:cs="Times New Roman"/>
          <w:sz w:val="26"/>
          <w:szCs w:val="26"/>
          <w:lang w:eastAsia="en-AE"/>
        </w:rPr>
      </w:pPr>
      <w:r w:rsidRPr="00896A33">
        <w:rPr>
          <w:rFonts w:ascii="Arial" w:eastAsia="Times New Roman" w:hAnsi="Arial" w:cs="Arial"/>
          <w:i/>
          <w:iCs/>
          <w:sz w:val="24"/>
          <w:szCs w:val="24"/>
          <w:bdr w:val="none" w:sz="0" w:space="0" w:color="auto" w:frame="1"/>
          <w:lang w:eastAsia="en-AE"/>
        </w:rPr>
        <w:t>Predictive Analysis:</w:t>
      </w:r>
      <w:r w:rsidRPr="00896A33">
        <w:rPr>
          <w:rFonts w:ascii="Arial" w:eastAsia="Times New Roman" w:hAnsi="Arial" w:cs="Arial"/>
          <w:sz w:val="24"/>
          <w:szCs w:val="24"/>
          <w:lang w:eastAsia="en-AE"/>
        </w:rPr>
        <w:t> </w:t>
      </w:r>
      <w:proofErr w:type="spellStart"/>
      <w:r w:rsidRPr="00896A33">
        <w:rPr>
          <w:rFonts w:ascii="Arial" w:eastAsia="Times New Roman" w:hAnsi="Arial" w:cs="Arial"/>
          <w:sz w:val="24"/>
          <w:szCs w:val="24"/>
          <w:lang w:eastAsia="en-AE"/>
        </w:rPr>
        <w:t>Qubole</w:t>
      </w:r>
      <w:proofErr w:type="spellEnd"/>
      <w:r w:rsidRPr="00896A33">
        <w:rPr>
          <w:rFonts w:ascii="Arial" w:eastAsia="Times New Roman" w:hAnsi="Arial" w:cs="Arial"/>
          <w:sz w:val="24"/>
          <w:szCs w:val="24"/>
          <w:lang w:eastAsia="en-AE"/>
        </w:rPr>
        <w:t xml:space="preserve"> offers predictive analysis so that companies can take actions accordingly for targeting more acquisitions</w:t>
      </w:r>
      <w:r w:rsidRPr="00896A33">
        <w:rPr>
          <w:rFonts w:eastAsia="Times New Roman" w:cs="Times New Roman"/>
          <w:sz w:val="26"/>
          <w:szCs w:val="26"/>
          <w:lang w:eastAsia="en-AE"/>
        </w:rPr>
        <w:t>.</w:t>
      </w:r>
    </w:p>
    <w:p w14:paraId="43DA6FC7" w14:textId="72DA3C0D" w:rsidR="00896A33" w:rsidRDefault="00896A33" w:rsidP="00896A33">
      <w:pPr>
        <w:rPr>
          <w:rFonts w:ascii="Arial" w:eastAsia="Times New Roman" w:hAnsi="Arial" w:cs="Arial"/>
          <w:sz w:val="24"/>
          <w:szCs w:val="24"/>
          <w:bdr w:val="none" w:sz="0" w:space="0" w:color="auto" w:frame="1"/>
          <w:lang w:eastAsia="en-AE"/>
        </w:rPr>
      </w:pPr>
    </w:p>
    <w:p w14:paraId="797E470E" w14:textId="6AB897A5" w:rsidR="00896A33" w:rsidRDefault="00896A33" w:rsidP="00896A33">
      <w:pPr>
        <w:rPr>
          <w:rFonts w:ascii="Arial" w:eastAsia="Times New Roman" w:hAnsi="Arial" w:cs="Arial"/>
          <w:sz w:val="24"/>
          <w:szCs w:val="24"/>
          <w:bdr w:val="none" w:sz="0" w:space="0" w:color="auto" w:frame="1"/>
          <w:lang w:eastAsia="en-AE"/>
        </w:rPr>
      </w:pPr>
      <w:r w:rsidRPr="00C412B5">
        <w:rPr>
          <w:rFonts w:ascii="Arial" w:eastAsia="Times New Roman" w:hAnsi="Arial" w:cs="Arial"/>
          <w:sz w:val="32"/>
          <w:szCs w:val="32"/>
          <w:bdr w:val="none" w:sz="0" w:space="0" w:color="auto" w:frame="1"/>
          <w:lang w:eastAsia="en-AE"/>
        </w:rPr>
        <w:lastRenderedPageBreak/>
        <w:t>DAY TO DAY EXAMPLES</w:t>
      </w:r>
      <w:r>
        <w:rPr>
          <w:rFonts w:ascii="Arial" w:eastAsia="Times New Roman" w:hAnsi="Arial" w:cs="Arial"/>
          <w:sz w:val="24"/>
          <w:szCs w:val="24"/>
          <w:bdr w:val="none" w:sz="0" w:space="0" w:color="auto" w:frame="1"/>
          <w:lang w:eastAsia="en-AE"/>
        </w:rPr>
        <w:t>:</w:t>
      </w:r>
    </w:p>
    <w:p w14:paraId="32350D43" w14:textId="632499C6" w:rsidR="00DF5BBF" w:rsidRDefault="00DF5BBF" w:rsidP="00DF5BBF">
      <w:pPr>
        <w:shd w:val="clear" w:color="auto" w:fill="FFFFFF"/>
        <w:spacing w:after="100" w:afterAutospacing="1" w:line="495" w:lineRule="atLeast"/>
        <w:jc w:val="both"/>
        <w:rPr>
          <w:rFonts w:ascii="Lato" w:hAnsi="Lato"/>
          <w:color w:val="222222"/>
          <w:sz w:val="27"/>
          <w:szCs w:val="27"/>
        </w:rPr>
      </w:pPr>
      <w:r>
        <w:rPr>
          <w:rFonts w:ascii="Arial" w:eastAsia="Times New Roman" w:hAnsi="Arial" w:cs="Arial"/>
          <w:sz w:val="24"/>
          <w:szCs w:val="24"/>
          <w:bdr w:val="none" w:sz="0" w:space="0" w:color="auto" w:frame="1"/>
          <w:lang w:eastAsia="en-AE"/>
        </w:rPr>
        <w:t xml:space="preserve">           </w:t>
      </w:r>
      <w:r>
        <w:rPr>
          <w:rFonts w:ascii="Lato" w:hAnsi="Lato"/>
          <w:b/>
          <w:bCs/>
          <w:color w:val="222222"/>
          <w:sz w:val="27"/>
          <w:szCs w:val="27"/>
        </w:rPr>
        <w:t>Demand forecasting</w:t>
      </w:r>
      <w:r>
        <w:rPr>
          <w:rFonts w:ascii="Lato" w:hAnsi="Lato"/>
          <w:color w:val="222222"/>
          <w:sz w:val="27"/>
          <w:szCs w:val="27"/>
        </w:rPr>
        <w:t> has become more accurate with more and more data being collected about customer purchases. This helps companies build forecasting models, that help them forecast future demand, and scale production accordingly. It helps companies, especially those in manufacturing businesses, to reduce the cost of storing unsold inventory in warehouses.</w:t>
      </w:r>
    </w:p>
    <w:p w14:paraId="384A9251" w14:textId="01C6DFCF" w:rsidR="00DF5BBF" w:rsidRDefault="00DF5BBF" w:rsidP="00DF5BBF">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t xml:space="preserve">       Big data also has extensive use in applications such as product development and fraud detection. Other examples such as:</w:t>
      </w:r>
    </w:p>
    <w:p w14:paraId="2D80DEA0" w14:textId="77777777" w:rsidR="00896A33" w:rsidRPr="00896A33" w:rsidRDefault="00896A33" w:rsidP="00896A33">
      <w:pPr>
        <w:numPr>
          <w:ilvl w:val="0"/>
          <w:numId w:val="9"/>
        </w:numPr>
        <w:shd w:val="clear" w:color="auto" w:fill="FFFFFF"/>
        <w:spacing w:after="0" w:line="240" w:lineRule="auto"/>
        <w:ind w:left="1440"/>
        <w:rPr>
          <w:rFonts w:ascii="Segoe UI" w:eastAsia="Times New Roman" w:hAnsi="Segoe UI" w:cs="Segoe UI"/>
          <w:color w:val="222222"/>
          <w:sz w:val="26"/>
          <w:szCs w:val="26"/>
          <w:lang w:eastAsia="en-AE"/>
        </w:rPr>
      </w:pPr>
      <w:r w:rsidRPr="00896A33">
        <w:rPr>
          <w:rFonts w:ascii="Segoe UI" w:eastAsia="Times New Roman" w:hAnsi="Segoe UI" w:cs="Segoe UI"/>
          <w:color w:val="222222"/>
          <w:sz w:val="26"/>
          <w:szCs w:val="26"/>
          <w:lang w:eastAsia="en-AE"/>
        </w:rPr>
        <w:t>Predictive Inventory Ordering</w:t>
      </w:r>
    </w:p>
    <w:p w14:paraId="43E97B50" w14:textId="77777777" w:rsidR="00896A33" w:rsidRPr="00896A33" w:rsidRDefault="00896A33" w:rsidP="00896A33">
      <w:pPr>
        <w:numPr>
          <w:ilvl w:val="0"/>
          <w:numId w:val="9"/>
        </w:numPr>
        <w:shd w:val="clear" w:color="auto" w:fill="FFFFFF"/>
        <w:spacing w:after="0" w:line="240" w:lineRule="auto"/>
        <w:ind w:left="1440"/>
        <w:rPr>
          <w:rFonts w:ascii="Segoe UI" w:eastAsia="Times New Roman" w:hAnsi="Segoe UI" w:cs="Segoe UI"/>
          <w:color w:val="222222"/>
          <w:sz w:val="26"/>
          <w:szCs w:val="26"/>
          <w:lang w:eastAsia="en-AE"/>
        </w:rPr>
      </w:pPr>
      <w:r w:rsidRPr="00896A33">
        <w:rPr>
          <w:rFonts w:ascii="Segoe UI" w:eastAsia="Times New Roman" w:hAnsi="Segoe UI" w:cs="Segoe UI"/>
          <w:color w:val="222222"/>
          <w:sz w:val="26"/>
          <w:szCs w:val="26"/>
          <w:lang w:eastAsia="en-AE"/>
        </w:rPr>
        <w:t>Discovering Consumer shopping habits</w:t>
      </w:r>
    </w:p>
    <w:p w14:paraId="6F2C8812" w14:textId="77777777" w:rsidR="00896A33" w:rsidRPr="00896A33" w:rsidRDefault="00896A33" w:rsidP="00896A33">
      <w:pPr>
        <w:numPr>
          <w:ilvl w:val="0"/>
          <w:numId w:val="9"/>
        </w:numPr>
        <w:shd w:val="clear" w:color="auto" w:fill="FFFFFF"/>
        <w:spacing w:after="0" w:line="240" w:lineRule="auto"/>
        <w:ind w:left="1440"/>
        <w:rPr>
          <w:rFonts w:ascii="Segoe UI" w:eastAsia="Times New Roman" w:hAnsi="Segoe UI" w:cs="Segoe UI"/>
          <w:color w:val="222222"/>
          <w:sz w:val="26"/>
          <w:szCs w:val="26"/>
          <w:lang w:eastAsia="en-AE"/>
        </w:rPr>
      </w:pPr>
      <w:r w:rsidRPr="00896A33">
        <w:rPr>
          <w:rFonts w:ascii="Segoe UI" w:eastAsia="Times New Roman" w:hAnsi="Segoe UI" w:cs="Segoe UI"/>
          <w:color w:val="222222"/>
          <w:sz w:val="26"/>
          <w:szCs w:val="26"/>
          <w:lang w:eastAsia="en-AE"/>
        </w:rPr>
        <w:t>Mainstream Media Streaming</w:t>
      </w:r>
    </w:p>
    <w:p w14:paraId="1A6D1CD8" w14:textId="535CC7A2" w:rsidR="00896A33" w:rsidRDefault="00896A33" w:rsidP="00896A33">
      <w:pPr>
        <w:numPr>
          <w:ilvl w:val="0"/>
          <w:numId w:val="9"/>
        </w:numPr>
        <w:shd w:val="clear" w:color="auto" w:fill="FFFFFF"/>
        <w:spacing w:after="0" w:line="240" w:lineRule="auto"/>
        <w:ind w:left="1440"/>
        <w:rPr>
          <w:rFonts w:ascii="Segoe UI" w:eastAsia="Times New Roman" w:hAnsi="Segoe UI" w:cs="Segoe UI"/>
          <w:color w:val="222222"/>
          <w:sz w:val="26"/>
          <w:szCs w:val="26"/>
          <w:lang w:eastAsia="en-AE"/>
        </w:rPr>
      </w:pPr>
      <w:r w:rsidRPr="00896A33">
        <w:rPr>
          <w:rFonts w:ascii="Segoe UI" w:eastAsia="Times New Roman" w:hAnsi="Segoe UI" w:cs="Segoe UI"/>
          <w:color w:val="222222"/>
          <w:sz w:val="26"/>
          <w:szCs w:val="26"/>
          <w:lang w:eastAsia="en-AE"/>
        </w:rPr>
        <w:t>Live Road Mapping for Autonomous Vehicles</w:t>
      </w:r>
    </w:p>
    <w:p w14:paraId="29637C1A" w14:textId="689CBAA6" w:rsidR="00B242ED" w:rsidRDefault="00B242ED" w:rsidP="00B242ED">
      <w:pPr>
        <w:shd w:val="clear" w:color="auto" w:fill="FFFFFF"/>
        <w:spacing w:after="0" w:line="240" w:lineRule="auto"/>
        <w:rPr>
          <w:rFonts w:ascii="Segoe UI" w:eastAsia="Times New Roman" w:hAnsi="Segoe UI" w:cs="Segoe UI"/>
          <w:color w:val="222222"/>
          <w:sz w:val="26"/>
          <w:szCs w:val="26"/>
          <w:lang w:eastAsia="en-AE"/>
        </w:rPr>
      </w:pPr>
    </w:p>
    <w:p w14:paraId="145F6F91" w14:textId="2C47D90E" w:rsidR="00B242ED" w:rsidRDefault="00B242ED" w:rsidP="00B242ED">
      <w:pPr>
        <w:shd w:val="clear" w:color="auto" w:fill="FFFFFF"/>
        <w:spacing w:after="0" w:line="240" w:lineRule="auto"/>
        <w:rPr>
          <w:rFonts w:ascii="Segoe UI" w:eastAsia="Times New Roman" w:hAnsi="Segoe UI" w:cs="Segoe UI"/>
          <w:color w:val="222222"/>
          <w:sz w:val="26"/>
          <w:szCs w:val="26"/>
          <w:lang w:eastAsia="en-AE"/>
        </w:rPr>
      </w:pPr>
    </w:p>
    <w:p w14:paraId="5B5EBD95" w14:textId="2FD3E9A3" w:rsidR="00B242ED" w:rsidRPr="00896A33" w:rsidRDefault="00B242ED" w:rsidP="00B242ED">
      <w:pPr>
        <w:shd w:val="clear" w:color="auto" w:fill="FFFFFF"/>
        <w:spacing w:after="0" w:line="240" w:lineRule="auto"/>
        <w:rPr>
          <w:rFonts w:ascii="Segoe UI" w:eastAsia="Times New Roman" w:hAnsi="Segoe UI" w:cs="Segoe UI"/>
          <w:color w:val="222222"/>
          <w:sz w:val="26"/>
          <w:szCs w:val="26"/>
          <w:lang w:eastAsia="en-AE"/>
        </w:rPr>
      </w:pPr>
      <w:r>
        <w:rPr>
          <w:rFonts w:ascii="Segoe UI" w:eastAsia="Times New Roman" w:hAnsi="Segoe UI" w:cs="Segoe UI"/>
          <w:color w:val="222222"/>
          <w:sz w:val="26"/>
          <w:szCs w:val="26"/>
          <w:lang w:eastAsia="en-AE"/>
        </w:rPr>
        <w:t xml:space="preserve">          </w:t>
      </w:r>
      <w:r>
        <w:rPr>
          <w:rFonts w:ascii="Segoe UI" w:eastAsia="Times New Roman" w:hAnsi="Segoe UI" w:cs="Segoe UI"/>
          <w:noProof/>
          <w:color w:val="222222"/>
          <w:sz w:val="26"/>
          <w:szCs w:val="26"/>
          <w:lang w:eastAsia="en-AE"/>
        </w:rPr>
        <w:drawing>
          <wp:inline distT="0" distB="0" distL="0" distR="0" wp14:anchorId="486C0F3F" wp14:editId="17B02442">
            <wp:extent cx="5732145" cy="348878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l="16453" t="29800" r="39941" b="18083"/>
                    <a:stretch/>
                  </pic:blipFill>
                  <pic:spPr bwMode="auto">
                    <a:xfrm>
                      <a:off x="0" y="0"/>
                      <a:ext cx="5841093" cy="3555098"/>
                    </a:xfrm>
                    <a:prstGeom prst="rect">
                      <a:avLst/>
                    </a:prstGeom>
                    <a:ln>
                      <a:noFill/>
                    </a:ln>
                    <a:extLst>
                      <a:ext uri="{53640926-AAD7-44D8-BBD7-CCE9431645EC}">
                        <a14:shadowObscured xmlns:a14="http://schemas.microsoft.com/office/drawing/2010/main"/>
                      </a:ext>
                    </a:extLst>
                  </pic:spPr>
                </pic:pic>
              </a:graphicData>
            </a:graphic>
          </wp:inline>
        </w:drawing>
      </w:r>
    </w:p>
    <w:p w14:paraId="2C015C58" w14:textId="77777777" w:rsidR="00896A33" w:rsidRPr="00896A33" w:rsidRDefault="00896A33" w:rsidP="00896A33">
      <w:pPr>
        <w:rPr>
          <w:rFonts w:eastAsia="Times New Roman" w:cs="Times New Roman"/>
          <w:sz w:val="26"/>
          <w:szCs w:val="26"/>
          <w:lang w:eastAsia="en-AE"/>
        </w:rPr>
      </w:pPr>
    </w:p>
    <w:p w14:paraId="127ADA4B" w14:textId="77777777" w:rsidR="00B242ED" w:rsidRDefault="00B242ED" w:rsidP="00B242ED">
      <w:pPr>
        <w:rPr>
          <w:ins w:id="0" w:author="Unknown"/>
        </w:rPr>
      </w:pPr>
      <w:ins w:id="1" w:author="Unknown">
        <w:r>
          <w:br/>
        </w:r>
      </w:ins>
    </w:p>
    <w:p w14:paraId="5687DE5E" w14:textId="77777777" w:rsidR="00B242ED" w:rsidRDefault="00B242ED" w:rsidP="00B242ED">
      <w:pPr>
        <w:pStyle w:val="Heading2"/>
        <w:shd w:val="clear" w:color="auto" w:fill="FFFFFF"/>
        <w:spacing w:before="450" w:beforeAutospacing="0"/>
        <w:rPr>
          <w:rFonts w:ascii="Lato" w:hAnsi="Lato"/>
          <w:b w:val="0"/>
          <w:bCs w:val="0"/>
          <w:color w:val="222222"/>
        </w:rPr>
      </w:pPr>
      <w:r>
        <w:rPr>
          <w:rFonts w:ascii="Lato" w:hAnsi="Lato"/>
          <w:b w:val="0"/>
          <w:bCs w:val="0"/>
          <w:color w:val="222222"/>
        </w:rPr>
        <w:t>Challenges</w:t>
      </w:r>
    </w:p>
    <w:p w14:paraId="356A9DC8" w14:textId="77777777" w:rsidR="00B242ED" w:rsidRDefault="00B242ED" w:rsidP="00B242ED">
      <w:pPr>
        <w:pStyle w:val="NormalWeb"/>
        <w:shd w:val="clear" w:color="auto" w:fill="F2F2F2"/>
        <w:spacing w:before="0" w:beforeAutospacing="0" w:after="0" w:afterAutospacing="0" w:line="495" w:lineRule="atLeast"/>
        <w:jc w:val="both"/>
        <w:rPr>
          <w:rFonts w:ascii="Lato" w:hAnsi="Lato"/>
          <w:color w:val="222222"/>
          <w:sz w:val="27"/>
          <w:szCs w:val="27"/>
        </w:rPr>
      </w:pPr>
      <w:r>
        <w:rPr>
          <w:rFonts w:ascii="Lato" w:hAnsi="Lato"/>
          <w:b/>
          <w:bCs/>
          <w:color w:val="222222"/>
          <w:sz w:val="27"/>
          <w:szCs w:val="27"/>
        </w:rPr>
        <w:t>1. Data growth</w:t>
      </w:r>
    </w:p>
    <w:p w14:paraId="5633CF22" w14:textId="382C73B9" w:rsidR="00B242ED" w:rsidRDefault="00DF5BBF" w:rsidP="00B242ED">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lastRenderedPageBreak/>
        <w:t xml:space="preserve">            </w:t>
      </w:r>
      <w:r w:rsidR="00B242ED">
        <w:rPr>
          <w:rFonts w:ascii="Lato" w:hAnsi="Lato"/>
          <w:color w:val="222222"/>
          <w:sz w:val="27"/>
          <w:szCs w:val="27"/>
        </w:rPr>
        <w:t>Managing datasets having terabytes of information can be a big challenge for companies. As datasets grow in size, storing them not only becomes a challenge but also becomes an expensive affair for companies.</w:t>
      </w:r>
    </w:p>
    <w:p w14:paraId="1C9E1E26" w14:textId="6430DD0F" w:rsidR="00B242ED" w:rsidRDefault="00DF5BBF" w:rsidP="00B242ED">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t xml:space="preserve">              </w:t>
      </w:r>
      <w:r w:rsidR="00B242ED">
        <w:rPr>
          <w:rFonts w:ascii="Lato" w:hAnsi="Lato"/>
          <w:color w:val="222222"/>
          <w:sz w:val="27"/>
          <w:szCs w:val="27"/>
        </w:rPr>
        <w:t>To overcome this, companies are now starting to pay attention to data compression and de-duplication. Data </w:t>
      </w:r>
      <w:r w:rsidR="00B242ED">
        <w:rPr>
          <w:rFonts w:ascii="Lato" w:hAnsi="Lato"/>
          <w:b/>
          <w:bCs/>
          <w:color w:val="222222"/>
          <w:sz w:val="27"/>
          <w:szCs w:val="27"/>
        </w:rPr>
        <w:t>compression </w:t>
      </w:r>
      <w:r w:rsidR="00B242ED">
        <w:rPr>
          <w:rFonts w:ascii="Lato" w:hAnsi="Lato"/>
          <w:color w:val="222222"/>
          <w:sz w:val="27"/>
          <w:szCs w:val="27"/>
        </w:rPr>
        <w:t>reduces the number of bits that the data needs, resulting in a reduction in space being consumed. Data </w:t>
      </w:r>
      <w:r w:rsidR="00B242ED">
        <w:rPr>
          <w:rFonts w:ascii="Lato" w:hAnsi="Lato"/>
          <w:b/>
          <w:bCs/>
          <w:color w:val="222222"/>
          <w:sz w:val="27"/>
          <w:szCs w:val="27"/>
        </w:rPr>
        <w:t>de-duplication </w:t>
      </w:r>
      <w:r w:rsidR="00B242ED">
        <w:rPr>
          <w:rFonts w:ascii="Lato" w:hAnsi="Lato"/>
          <w:color w:val="222222"/>
          <w:sz w:val="27"/>
          <w:szCs w:val="27"/>
        </w:rPr>
        <w:t>is the process of making sure duplicate and unwanted data does not reside in our database.</w:t>
      </w:r>
    </w:p>
    <w:p w14:paraId="54CFBA89" w14:textId="40340B49" w:rsidR="00DF5BBF" w:rsidRDefault="00DF5BBF" w:rsidP="00B242ED">
      <w:pPr>
        <w:shd w:val="clear" w:color="auto" w:fill="FFFFFF"/>
        <w:spacing w:after="100" w:afterAutospacing="1" w:line="495" w:lineRule="atLeast"/>
        <w:jc w:val="both"/>
        <w:rPr>
          <w:rFonts w:ascii="Lato" w:hAnsi="Lato"/>
          <w:color w:val="222222"/>
          <w:sz w:val="27"/>
          <w:szCs w:val="27"/>
        </w:rPr>
      </w:pPr>
    </w:p>
    <w:p w14:paraId="1BF57725" w14:textId="77777777" w:rsidR="00DF5BBF" w:rsidRPr="00DF5BBF" w:rsidRDefault="00DF5BBF" w:rsidP="00DF5BBF">
      <w:pPr>
        <w:shd w:val="clear" w:color="auto" w:fill="F2F2F2"/>
        <w:spacing w:after="0" w:line="495" w:lineRule="atLeast"/>
        <w:jc w:val="both"/>
        <w:rPr>
          <w:rFonts w:ascii="Lato" w:eastAsia="Times New Roman" w:hAnsi="Lato" w:cs="Times New Roman"/>
          <w:color w:val="222222"/>
          <w:sz w:val="27"/>
          <w:szCs w:val="27"/>
          <w:lang w:eastAsia="en-AE"/>
        </w:rPr>
      </w:pPr>
      <w:r w:rsidRPr="00DF5BBF">
        <w:rPr>
          <w:rFonts w:ascii="Lato" w:eastAsia="Times New Roman" w:hAnsi="Lato" w:cs="Times New Roman"/>
          <w:b/>
          <w:bCs/>
          <w:color w:val="222222"/>
          <w:sz w:val="27"/>
          <w:szCs w:val="27"/>
          <w:lang w:eastAsia="en-AE"/>
        </w:rPr>
        <w:t>2. Data security</w:t>
      </w:r>
    </w:p>
    <w:p w14:paraId="32E87606" w14:textId="34C6EDDA" w:rsidR="00DF5BBF" w:rsidRPr="00DF5BBF" w:rsidRDefault="00DF5BBF" w:rsidP="00DF5BBF">
      <w:pPr>
        <w:shd w:val="clear" w:color="auto" w:fill="FFFFFF"/>
        <w:spacing w:after="100" w:afterAutospacing="1" w:line="495" w:lineRule="atLeast"/>
        <w:jc w:val="both"/>
        <w:rPr>
          <w:rFonts w:ascii="Lato" w:eastAsia="Times New Roman" w:hAnsi="Lato" w:cs="Times New Roman"/>
          <w:color w:val="222222"/>
          <w:sz w:val="27"/>
          <w:szCs w:val="27"/>
          <w:lang w:eastAsia="en-AE"/>
        </w:rPr>
      </w:pPr>
      <w:r>
        <w:rPr>
          <w:rFonts w:ascii="Lato" w:eastAsia="Times New Roman" w:hAnsi="Lato" w:cs="Times New Roman"/>
          <w:color w:val="222222"/>
          <w:sz w:val="27"/>
          <w:szCs w:val="27"/>
          <w:lang w:eastAsia="en-AE"/>
        </w:rPr>
        <w:t xml:space="preserve">             </w:t>
      </w:r>
      <w:r w:rsidRPr="00DF5BBF">
        <w:rPr>
          <w:rFonts w:ascii="Lato" w:eastAsia="Times New Roman" w:hAnsi="Lato" w:cs="Times New Roman"/>
          <w:color w:val="222222"/>
          <w:sz w:val="27"/>
          <w:szCs w:val="27"/>
          <w:lang w:eastAsia="en-AE"/>
        </w:rPr>
        <w:t>Data security is often prioritized quite low in the Big Data workflow, which can backfire at times. With such a large amount of data being collected, security challenges are bound to come up sooner or later.</w:t>
      </w:r>
    </w:p>
    <w:p w14:paraId="1B0484C5" w14:textId="28C3B54E" w:rsidR="00DF5BBF" w:rsidRPr="00DF5BBF" w:rsidRDefault="00DF5BBF" w:rsidP="00DF5BBF">
      <w:pPr>
        <w:shd w:val="clear" w:color="auto" w:fill="FFFFFF"/>
        <w:spacing w:after="100" w:afterAutospacing="1" w:line="495" w:lineRule="atLeast"/>
        <w:jc w:val="both"/>
        <w:rPr>
          <w:rFonts w:ascii="Lato" w:eastAsia="Times New Roman" w:hAnsi="Lato" w:cs="Times New Roman"/>
          <w:color w:val="222222"/>
          <w:sz w:val="27"/>
          <w:szCs w:val="27"/>
          <w:lang w:eastAsia="en-AE"/>
        </w:rPr>
      </w:pPr>
      <w:r>
        <w:rPr>
          <w:rFonts w:ascii="Lato" w:eastAsia="Times New Roman" w:hAnsi="Lato" w:cs="Times New Roman"/>
          <w:color w:val="222222"/>
          <w:sz w:val="27"/>
          <w:szCs w:val="27"/>
          <w:lang w:eastAsia="en-AE"/>
        </w:rPr>
        <w:t xml:space="preserve">             </w:t>
      </w:r>
      <w:r w:rsidRPr="00DF5BBF">
        <w:rPr>
          <w:rFonts w:ascii="Lato" w:eastAsia="Times New Roman" w:hAnsi="Lato" w:cs="Times New Roman"/>
          <w:color w:val="222222"/>
          <w:sz w:val="27"/>
          <w:szCs w:val="27"/>
          <w:lang w:eastAsia="en-AE"/>
        </w:rPr>
        <w:t>Mining of sensitive information, fake data generation, and lack of cryptographic protection (encryption) are some of the challenges businesses face when trying to adopt Big Data techniques.</w:t>
      </w:r>
    </w:p>
    <w:p w14:paraId="27A1D07B" w14:textId="77777777" w:rsidR="00DF5BBF" w:rsidRDefault="00DF5BBF" w:rsidP="00B242ED">
      <w:pPr>
        <w:shd w:val="clear" w:color="auto" w:fill="FFFFFF"/>
        <w:spacing w:after="100" w:afterAutospacing="1" w:line="495" w:lineRule="atLeast"/>
        <w:jc w:val="both"/>
        <w:rPr>
          <w:rFonts w:ascii="Lato" w:hAnsi="Lato"/>
          <w:color w:val="222222"/>
          <w:sz w:val="27"/>
          <w:szCs w:val="27"/>
        </w:rPr>
      </w:pPr>
    </w:p>
    <w:p w14:paraId="74DAF8DC" w14:textId="77777777" w:rsidR="00624024" w:rsidRDefault="00624024" w:rsidP="00624024">
      <w:pPr>
        <w:pStyle w:val="Heading2"/>
        <w:shd w:val="clear" w:color="auto" w:fill="FFFFFF"/>
        <w:spacing w:before="0" w:beforeAutospacing="0" w:after="360" w:afterAutospacing="0" w:line="570" w:lineRule="atLeast"/>
        <w:rPr>
          <w:rFonts w:ascii="Barlow Condensed" w:hAnsi="Barlow Condensed"/>
          <w:color w:val="04003F"/>
          <w:sz w:val="51"/>
          <w:szCs w:val="51"/>
        </w:rPr>
      </w:pPr>
      <w:r>
        <w:rPr>
          <w:rFonts w:ascii="Barlow Condensed" w:hAnsi="Barlow Condensed"/>
          <w:color w:val="04003F"/>
          <w:sz w:val="51"/>
          <w:szCs w:val="51"/>
        </w:rPr>
        <w:t>Big Data Examples in Marketing </w:t>
      </w:r>
    </w:p>
    <w:p w14:paraId="0F8A02F1" w14:textId="57BE6D4E" w:rsidR="00624024" w:rsidRDefault="00624024" w:rsidP="00624024">
      <w:pPr>
        <w:pStyle w:val="NormalWeb"/>
        <w:shd w:val="clear" w:color="auto" w:fill="FFFFFF"/>
        <w:spacing w:before="0" w:beforeAutospacing="0" w:after="360" w:afterAutospacing="0" w:line="450" w:lineRule="atLeast"/>
        <w:rPr>
          <w:rFonts w:ascii="Georgia" w:hAnsi="Georgia"/>
          <w:color w:val="3A3B41"/>
          <w:sz w:val="27"/>
          <w:szCs w:val="27"/>
        </w:rPr>
      </w:pPr>
      <w:r>
        <w:rPr>
          <w:rFonts w:ascii="Georgia" w:hAnsi="Georgia"/>
          <w:color w:val="3A3B41"/>
          <w:sz w:val="27"/>
          <w:szCs w:val="27"/>
        </w:rPr>
        <w:t xml:space="preserve">       Big data and </w:t>
      </w:r>
      <w:hyperlink r:id="rId11" w:tgtFrame="_blank" w:history="1">
        <w:r>
          <w:rPr>
            <w:rStyle w:val="Hyperlink"/>
            <w:rFonts w:ascii="Georgia" w:hAnsi="Georgia"/>
            <w:color w:val="3A3B41"/>
            <w:sz w:val="27"/>
            <w:szCs w:val="27"/>
            <w:u w:val="none"/>
          </w:rPr>
          <w:t>marketing</w:t>
        </w:r>
      </w:hyperlink>
      <w:r>
        <w:rPr>
          <w:rFonts w:ascii="Georgia" w:hAnsi="Georgia"/>
          <w:color w:val="3A3B41"/>
          <w:sz w:val="27"/>
          <w:szCs w:val="27"/>
        </w:rPr>
        <w:t xml:space="preserve"> go hand-in-hand, as businesses harness consumer information to forecast market trends, buyer habits and other company </w:t>
      </w:r>
      <w:proofErr w:type="spellStart"/>
      <w:r>
        <w:rPr>
          <w:rFonts w:ascii="Georgia" w:hAnsi="Georgia"/>
          <w:color w:val="3A3B41"/>
          <w:sz w:val="27"/>
          <w:szCs w:val="27"/>
        </w:rPr>
        <w:t>behaviors</w:t>
      </w:r>
      <w:proofErr w:type="spellEnd"/>
      <w:r>
        <w:rPr>
          <w:rFonts w:ascii="Georgia" w:hAnsi="Georgia"/>
          <w:color w:val="3A3B41"/>
          <w:sz w:val="27"/>
          <w:szCs w:val="27"/>
        </w:rPr>
        <w:t xml:space="preserve">. All of this helps businesses determine what products and services to </w:t>
      </w:r>
      <w:proofErr w:type="spellStart"/>
      <w:r>
        <w:rPr>
          <w:rFonts w:ascii="Georgia" w:hAnsi="Georgia"/>
          <w:color w:val="3A3B41"/>
          <w:sz w:val="27"/>
          <w:szCs w:val="27"/>
        </w:rPr>
        <w:t>prioritiz</w:t>
      </w:r>
      <w:proofErr w:type="spellEnd"/>
    </w:p>
    <w:p w14:paraId="0385B91D" w14:textId="1991C0B7" w:rsidR="00045BBD" w:rsidRDefault="00045BBD" w:rsidP="00045BBD">
      <w:pPr>
        <w:shd w:val="clear" w:color="auto" w:fill="FFFFFF"/>
        <w:textAlignment w:val="center"/>
        <w:rPr>
          <w:rFonts w:ascii="Georgia" w:hAnsi="Georgia"/>
          <w:color w:val="3A3B41"/>
          <w:sz w:val="27"/>
          <w:szCs w:val="27"/>
        </w:rPr>
      </w:pPr>
      <w:r>
        <w:rPr>
          <w:rFonts w:ascii="Lora" w:hAnsi="Lora"/>
          <w:noProof/>
          <w:color w:val="3A3B41"/>
          <w:sz w:val="27"/>
          <w:szCs w:val="27"/>
        </w:rPr>
        <w:t xml:space="preserve">  1.</w:t>
      </w:r>
      <w:r w:rsidR="00624024">
        <w:rPr>
          <w:rFonts w:ascii="Lora" w:hAnsi="Lora"/>
          <w:noProof/>
          <w:color w:val="3A3B41"/>
          <w:sz w:val="27"/>
          <w:szCs w:val="27"/>
        </w:rPr>
        <w:drawing>
          <wp:inline distT="0" distB="0" distL="0" distR="0" wp14:anchorId="5F14013C" wp14:editId="370D5B04">
            <wp:extent cx="1238250" cy="1238250"/>
            <wp:effectExtent l="0" t="0" r="0" b="0"/>
            <wp:docPr id="11" name="Picture 11">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00624024">
        <w:rPr>
          <w:rFonts w:ascii="Georgia" w:hAnsi="Georgia"/>
          <w:color w:val="3A3B41"/>
          <w:sz w:val="27"/>
          <w:szCs w:val="27"/>
        </w:rPr>
        <w:t>:</w:t>
      </w:r>
    </w:p>
    <w:p w14:paraId="6630BBEE" w14:textId="77777777" w:rsidR="00045BBD" w:rsidRDefault="00624024" w:rsidP="00045BBD">
      <w:pPr>
        <w:shd w:val="clear" w:color="auto" w:fill="FFFFFF"/>
        <w:textAlignment w:val="center"/>
        <w:rPr>
          <w:rFonts w:ascii="Georgia" w:hAnsi="Georgia"/>
          <w:color w:val="3A3B41"/>
          <w:sz w:val="27"/>
          <w:szCs w:val="27"/>
        </w:rPr>
      </w:pPr>
      <w:r w:rsidRPr="00624024">
        <w:rPr>
          <w:rFonts w:ascii="Arial" w:eastAsia="Times New Roman" w:hAnsi="Arial" w:cs="Arial"/>
          <w:b/>
          <w:bCs/>
          <w:color w:val="3A3B41"/>
          <w:sz w:val="28"/>
          <w:szCs w:val="28"/>
          <w:lang w:eastAsia="en-AE"/>
        </w:rPr>
        <w:t>Location: </w:t>
      </w:r>
      <w:r w:rsidRPr="00624024">
        <w:rPr>
          <w:rFonts w:ascii="Arial" w:eastAsia="Times New Roman" w:hAnsi="Arial" w:cs="Arial"/>
          <w:color w:val="3A3B41"/>
          <w:sz w:val="28"/>
          <w:szCs w:val="28"/>
          <w:lang w:eastAsia="en-AE"/>
        </w:rPr>
        <w:t>Los Angeles, California </w:t>
      </w:r>
    </w:p>
    <w:p w14:paraId="27D2A364" w14:textId="6B5DFE9A" w:rsidR="00624024" w:rsidRPr="00045BBD" w:rsidRDefault="00045BBD" w:rsidP="00045BBD">
      <w:pPr>
        <w:shd w:val="clear" w:color="auto" w:fill="FFFFFF"/>
        <w:textAlignment w:val="center"/>
        <w:rPr>
          <w:rFonts w:ascii="Georgia" w:hAnsi="Georgia"/>
          <w:color w:val="3A3B41"/>
          <w:sz w:val="27"/>
          <w:szCs w:val="27"/>
        </w:rPr>
      </w:pPr>
      <w:r>
        <w:rPr>
          <w:rFonts w:ascii="Georgia" w:hAnsi="Georgia"/>
          <w:color w:val="3A3B41"/>
          <w:sz w:val="27"/>
          <w:szCs w:val="27"/>
        </w:rPr>
        <w:t xml:space="preserve">                </w:t>
      </w:r>
      <w:r w:rsidR="00624024" w:rsidRPr="00624024">
        <w:rPr>
          <w:rFonts w:ascii="Georgia" w:eastAsia="Times New Roman" w:hAnsi="Georgia" w:cs="Times New Roman"/>
          <w:color w:val="3A3B41"/>
          <w:sz w:val="27"/>
          <w:szCs w:val="27"/>
          <w:lang w:eastAsia="en-AE"/>
        </w:rPr>
        <w:t>Getting more information on customers is a great way to discover their desires and how to meet them. </w:t>
      </w:r>
      <w:hyperlink r:id="rId14" w:tgtFrame="_blank" w:history="1">
        <w:r w:rsidR="00624024" w:rsidRPr="00624024">
          <w:rPr>
            <w:rFonts w:ascii="Georgia" w:eastAsia="Times New Roman" w:hAnsi="Georgia" w:cs="Times New Roman"/>
            <w:color w:val="3A3B41"/>
            <w:sz w:val="27"/>
            <w:szCs w:val="27"/>
            <w:u w:val="single"/>
            <w:lang w:eastAsia="en-AE"/>
          </w:rPr>
          <w:t>Centerfield</w:t>
        </w:r>
      </w:hyperlink>
      <w:r w:rsidR="00624024" w:rsidRPr="00624024">
        <w:rPr>
          <w:rFonts w:ascii="Georgia" w:eastAsia="Times New Roman" w:hAnsi="Georgia" w:cs="Times New Roman"/>
          <w:color w:val="3A3B41"/>
          <w:sz w:val="27"/>
          <w:szCs w:val="27"/>
          <w:lang w:eastAsia="en-AE"/>
        </w:rPr>
        <w:t> </w:t>
      </w:r>
      <w:proofErr w:type="spellStart"/>
      <w:r w:rsidR="00624024" w:rsidRPr="00624024">
        <w:rPr>
          <w:rFonts w:ascii="Georgia" w:eastAsia="Times New Roman" w:hAnsi="Georgia" w:cs="Times New Roman"/>
          <w:color w:val="3A3B41"/>
          <w:sz w:val="27"/>
          <w:szCs w:val="27"/>
          <w:lang w:eastAsia="en-AE"/>
        </w:rPr>
        <w:t>analyzes</w:t>
      </w:r>
      <w:proofErr w:type="spellEnd"/>
      <w:r w:rsidR="00624024" w:rsidRPr="00624024">
        <w:rPr>
          <w:rFonts w:ascii="Georgia" w:eastAsia="Times New Roman" w:hAnsi="Georgia" w:cs="Times New Roman"/>
          <w:color w:val="3A3B41"/>
          <w:sz w:val="27"/>
          <w:szCs w:val="27"/>
          <w:lang w:eastAsia="en-AE"/>
        </w:rPr>
        <w:t xml:space="preserve"> customer data to uncover new insights into </w:t>
      </w:r>
      <w:r w:rsidR="00624024" w:rsidRPr="00624024">
        <w:rPr>
          <w:rFonts w:ascii="Georgia" w:eastAsia="Times New Roman" w:hAnsi="Georgia" w:cs="Times New Roman"/>
          <w:color w:val="3A3B41"/>
          <w:sz w:val="27"/>
          <w:szCs w:val="27"/>
          <w:lang w:eastAsia="en-AE"/>
        </w:rPr>
        <w:lastRenderedPageBreak/>
        <w:t xml:space="preserve">customer </w:t>
      </w:r>
      <w:proofErr w:type="spellStart"/>
      <w:r w:rsidR="00624024" w:rsidRPr="00624024">
        <w:rPr>
          <w:rFonts w:ascii="Georgia" w:eastAsia="Times New Roman" w:hAnsi="Georgia" w:cs="Times New Roman"/>
          <w:color w:val="3A3B41"/>
          <w:sz w:val="27"/>
          <w:szCs w:val="27"/>
          <w:lang w:eastAsia="en-AE"/>
        </w:rPr>
        <w:t>behavior</w:t>
      </w:r>
      <w:proofErr w:type="spellEnd"/>
      <w:r w:rsidR="00624024" w:rsidRPr="00624024">
        <w:rPr>
          <w:rFonts w:ascii="Georgia" w:eastAsia="Times New Roman" w:hAnsi="Georgia" w:cs="Times New Roman"/>
          <w:color w:val="3A3B41"/>
          <w:sz w:val="27"/>
          <w:szCs w:val="27"/>
          <w:lang w:eastAsia="en-AE"/>
        </w:rPr>
        <w:t>, which influences the marketing and </w:t>
      </w:r>
      <w:hyperlink r:id="rId15" w:tgtFrame="_blank" w:history="1">
        <w:r w:rsidR="00624024" w:rsidRPr="00624024">
          <w:rPr>
            <w:rFonts w:ascii="Georgia" w:eastAsia="Times New Roman" w:hAnsi="Georgia" w:cs="Times New Roman"/>
            <w:color w:val="3A3B41"/>
            <w:sz w:val="27"/>
            <w:szCs w:val="27"/>
            <w:u w:val="single"/>
            <w:lang w:eastAsia="en-AE"/>
          </w:rPr>
          <w:t>sales</w:t>
        </w:r>
      </w:hyperlink>
      <w:r w:rsidR="00624024" w:rsidRPr="00624024">
        <w:rPr>
          <w:rFonts w:ascii="Georgia" w:eastAsia="Times New Roman" w:hAnsi="Georgia" w:cs="Times New Roman"/>
          <w:color w:val="3A3B41"/>
          <w:sz w:val="27"/>
          <w:szCs w:val="27"/>
          <w:lang w:eastAsia="en-AE"/>
        </w:rPr>
        <w:t> techniques it recommends to clients. The company is able to use this information to discover new customers that fit the same patterns as existing customers</w:t>
      </w:r>
      <w:r w:rsidR="00624024">
        <w:rPr>
          <w:rFonts w:ascii="Georgia" w:eastAsia="Times New Roman" w:hAnsi="Georgia" w:cs="Times New Roman"/>
          <w:color w:val="3A3B41"/>
          <w:sz w:val="27"/>
          <w:szCs w:val="27"/>
          <w:lang w:eastAsia="en-AE"/>
        </w:rPr>
        <w:t>.</w:t>
      </w:r>
    </w:p>
    <w:p w14:paraId="2BE7745C" w14:textId="7CD101CC" w:rsidR="00624024" w:rsidRDefault="00624024" w:rsidP="00624024">
      <w:pPr>
        <w:shd w:val="clear" w:color="auto" w:fill="FFFFFF"/>
        <w:textAlignment w:val="center"/>
        <w:rPr>
          <w:rFonts w:ascii="Georgia" w:hAnsi="Georgia"/>
          <w:color w:val="3A3B41"/>
          <w:sz w:val="27"/>
          <w:szCs w:val="27"/>
        </w:rPr>
      </w:pPr>
      <w:r>
        <w:rPr>
          <w:rFonts w:ascii="Georgia" w:hAnsi="Georgia"/>
          <w:color w:val="3A3B41"/>
          <w:sz w:val="27"/>
          <w:szCs w:val="27"/>
        </w:rPr>
        <w:br/>
      </w:r>
      <w:r w:rsidR="00045BBD">
        <w:rPr>
          <w:rFonts w:ascii="Georgia" w:hAnsi="Georgia"/>
          <w:color w:val="3A3B41"/>
          <w:sz w:val="27"/>
          <w:szCs w:val="27"/>
        </w:rPr>
        <w:t xml:space="preserve"> 2. </w:t>
      </w:r>
      <w:r>
        <w:rPr>
          <w:rFonts w:ascii="Lora" w:hAnsi="Lora"/>
          <w:noProof/>
          <w:color w:val="3A3B41"/>
          <w:sz w:val="27"/>
          <w:szCs w:val="27"/>
        </w:rPr>
        <w:drawing>
          <wp:inline distT="0" distB="0" distL="0" distR="0" wp14:anchorId="5BA6DFE0" wp14:editId="55FD06F9">
            <wp:extent cx="1238250" cy="316230"/>
            <wp:effectExtent l="0" t="0" r="0" b="7620"/>
            <wp:docPr id="12" name="Picture 12">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0" cy="316230"/>
                    </a:xfrm>
                    <a:prstGeom prst="rect">
                      <a:avLst/>
                    </a:prstGeom>
                    <a:noFill/>
                    <a:ln>
                      <a:noFill/>
                    </a:ln>
                  </pic:spPr>
                </pic:pic>
              </a:graphicData>
            </a:graphic>
          </wp:inline>
        </w:drawing>
      </w:r>
      <w:r>
        <w:rPr>
          <w:rFonts w:ascii="Georgia" w:hAnsi="Georgia"/>
          <w:color w:val="3A3B41"/>
          <w:sz w:val="27"/>
          <w:szCs w:val="27"/>
        </w:rPr>
        <w:t xml:space="preserve"> :</w:t>
      </w:r>
    </w:p>
    <w:p w14:paraId="3F8266DC" w14:textId="77777777" w:rsidR="00624024" w:rsidRDefault="00624024" w:rsidP="00624024">
      <w:pPr>
        <w:pStyle w:val="NormalWeb"/>
        <w:shd w:val="clear" w:color="auto" w:fill="FFFFFF"/>
        <w:spacing w:before="0" w:beforeAutospacing="0" w:after="360" w:afterAutospacing="0" w:line="450" w:lineRule="atLeast"/>
        <w:rPr>
          <w:rFonts w:ascii="Georgia" w:hAnsi="Georgia"/>
          <w:color w:val="3A3B41"/>
          <w:sz w:val="27"/>
          <w:szCs w:val="27"/>
        </w:rPr>
      </w:pPr>
      <w:r>
        <w:rPr>
          <w:rStyle w:val="Strong"/>
          <w:rFonts w:ascii="Georgia" w:hAnsi="Georgia"/>
          <w:color w:val="3A3B41"/>
          <w:sz w:val="27"/>
          <w:szCs w:val="27"/>
        </w:rPr>
        <w:t>Location: </w:t>
      </w:r>
      <w:r>
        <w:rPr>
          <w:rFonts w:ascii="Georgia" w:hAnsi="Georgia"/>
          <w:color w:val="3A3B41"/>
          <w:sz w:val="27"/>
          <w:szCs w:val="27"/>
        </w:rPr>
        <w:t>Glendale, California </w:t>
      </w:r>
    </w:p>
    <w:p w14:paraId="08B0D054" w14:textId="284C184C" w:rsidR="00624024" w:rsidRDefault="00624024" w:rsidP="00624024">
      <w:pPr>
        <w:pStyle w:val="NormalWeb"/>
        <w:shd w:val="clear" w:color="auto" w:fill="FFFFFF"/>
        <w:spacing w:before="0" w:beforeAutospacing="0" w:after="360" w:afterAutospacing="0" w:line="450" w:lineRule="atLeast"/>
        <w:rPr>
          <w:rFonts w:ascii="Georgia" w:hAnsi="Georgia"/>
          <w:color w:val="3A3B41"/>
          <w:sz w:val="27"/>
          <w:szCs w:val="27"/>
        </w:rPr>
      </w:pPr>
      <w:r>
        <w:rPr>
          <w:rFonts w:ascii="Georgia" w:hAnsi="Georgia"/>
          <w:color w:val="3A3B41"/>
          <w:sz w:val="27"/>
          <w:szCs w:val="27"/>
        </w:rPr>
        <w:t xml:space="preserve">            With insight help from big data, </w:t>
      </w:r>
      <w:hyperlink r:id="rId18" w:tgtFrame="_blank" w:history="1">
        <w:r>
          <w:rPr>
            <w:rStyle w:val="Hyperlink"/>
            <w:rFonts w:ascii="Georgia" w:hAnsi="Georgia"/>
            <w:color w:val="3A3B41"/>
            <w:sz w:val="27"/>
            <w:szCs w:val="27"/>
          </w:rPr>
          <w:t>DISQO</w:t>
        </w:r>
      </w:hyperlink>
      <w:r>
        <w:rPr>
          <w:rFonts w:ascii="Georgia" w:hAnsi="Georgia"/>
          <w:color w:val="3A3B41"/>
          <w:sz w:val="27"/>
          <w:szCs w:val="27"/>
        </w:rPr>
        <w:t> offers products for measuring brand and customer experience. The company specializes in research and marketing lift (sales) efforts, providing API and optimization software for tracking key performance and outcome metrics. Over 125 marketing firms utilize DISQO research tools, while </w:t>
      </w:r>
      <w:hyperlink r:id="rId19" w:tgtFrame="_blank" w:history="1">
        <w:r>
          <w:rPr>
            <w:rStyle w:val="Hyperlink"/>
            <w:rFonts w:ascii="Georgia" w:hAnsi="Georgia"/>
            <w:color w:val="3A3B41"/>
            <w:sz w:val="27"/>
            <w:szCs w:val="27"/>
          </w:rPr>
          <w:t>over 300</w:t>
        </w:r>
      </w:hyperlink>
      <w:r>
        <w:rPr>
          <w:rFonts w:ascii="Georgia" w:hAnsi="Georgia"/>
          <w:color w:val="3A3B41"/>
          <w:sz w:val="27"/>
          <w:szCs w:val="27"/>
        </w:rPr>
        <w:t> firms utilize its lift solutions.</w:t>
      </w:r>
    </w:p>
    <w:p w14:paraId="1CBDEDC4" w14:textId="77777777" w:rsidR="00624024" w:rsidRDefault="00624024" w:rsidP="00624024">
      <w:pPr>
        <w:pStyle w:val="Heading2"/>
        <w:shd w:val="clear" w:color="auto" w:fill="FFFFFF"/>
        <w:spacing w:before="0" w:beforeAutospacing="0" w:after="360" w:afterAutospacing="0" w:line="570" w:lineRule="atLeast"/>
        <w:rPr>
          <w:rFonts w:ascii="Barlow Condensed" w:hAnsi="Barlow Condensed"/>
          <w:color w:val="04003F"/>
          <w:sz w:val="51"/>
          <w:szCs w:val="51"/>
        </w:rPr>
      </w:pPr>
      <w:r>
        <w:rPr>
          <w:rFonts w:ascii="Barlow Condensed" w:hAnsi="Barlow Condensed"/>
          <w:color w:val="04003F"/>
          <w:sz w:val="51"/>
          <w:szCs w:val="51"/>
        </w:rPr>
        <w:t>Big Data Examples in Transportation </w:t>
      </w:r>
    </w:p>
    <w:p w14:paraId="3D5730A0" w14:textId="51712AB4" w:rsidR="00624024" w:rsidRDefault="00624024" w:rsidP="00624024">
      <w:pPr>
        <w:pStyle w:val="NormalWeb"/>
        <w:shd w:val="clear" w:color="auto" w:fill="FFFFFF"/>
        <w:spacing w:before="0" w:beforeAutospacing="0" w:after="360" w:afterAutospacing="0" w:line="450" w:lineRule="atLeast"/>
        <w:rPr>
          <w:rFonts w:ascii="Georgia" w:hAnsi="Georgia"/>
          <w:color w:val="3A3B41"/>
          <w:sz w:val="27"/>
          <w:szCs w:val="27"/>
        </w:rPr>
      </w:pPr>
      <w:r>
        <w:rPr>
          <w:rFonts w:ascii="Georgia" w:hAnsi="Georgia"/>
          <w:color w:val="3A3B41"/>
          <w:sz w:val="27"/>
          <w:szCs w:val="27"/>
        </w:rPr>
        <w:t xml:space="preserve">                 Navigation apps and databases, whether used by car drivers or airplane pilots, frequently rely on big data analytics to get users safely to their destinations. Insights into routes, travel time and traffic are pulled from several data points and provide a look at travel conditions and vehicle demands in real time.</w:t>
      </w:r>
    </w:p>
    <w:p w14:paraId="54F13B59" w14:textId="77777777" w:rsidR="00624024" w:rsidRDefault="00624024" w:rsidP="00624024">
      <w:pPr>
        <w:pStyle w:val="NormalWeb"/>
        <w:shd w:val="clear" w:color="auto" w:fill="FFFFFF"/>
        <w:spacing w:before="0" w:beforeAutospacing="0" w:after="360" w:afterAutospacing="0" w:line="450" w:lineRule="atLeast"/>
        <w:rPr>
          <w:rFonts w:ascii="Georgia" w:hAnsi="Georgia"/>
          <w:color w:val="3A3B41"/>
          <w:sz w:val="27"/>
          <w:szCs w:val="27"/>
        </w:rPr>
      </w:pPr>
      <w:r>
        <w:rPr>
          <w:rFonts w:ascii="Georgia" w:hAnsi="Georgia"/>
          <w:color w:val="3A3B41"/>
          <w:sz w:val="27"/>
          <w:szCs w:val="27"/>
        </w:rPr>
        <w:t> </w:t>
      </w:r>
    </w:p>
    <w:p w14:paraId="2517B362" w14:textId="65B9C3CE" w:rsidR="00624024" w:rsidRPr="00624024" w:rsidRDefault="00624024" w:rsidP="00045BBD">
      <w:pPr>
        <w:numPr>
          <w:ilvl w:val="0"/>
          <w:numId w:val="10"/>
        </w:numPr>
        <w:shd w:val="clear" w:color="auto" w:fill="FFFFFF"/>
        <w:textAlignment w:val="center"/>
        <w:rPr>
          <w:rFonts w:ascii="Georgia" w:hAnsi="Georgia"/>
          <w:color w:val="3A3B41"/>
          <w:sz w:val="27"/>
          <w:szCs w:val="27"/>
        </w:rPr>
      </w:pPr>
      <w:r>
        <w:rPr>
          <w:rFonts w:ascii="Lora" w:hAnsi="Lora"/>
          <w:noProof/>
          <w:color w:val="3A3B41"/>
          <w:sz w:val="27"/>
          <w:szCs w:val="27"/>
        </w:rPr>
        <w:drawing>
          <wp:inline distT="0" distB="0" distL="0" distR="0" wp14:anchorId="039F2E5E" wp14:editId="3A4AB857">
            <wp:extent cx="1188720" cy="1238250"/>
            <wp:effectExtent l="0" t="0" r="0" b="0"/>
            <wp:docPr id="14" name="Picture 14">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8720" cy="1238250"/>
                    </a:xfrm>
                    <a:prstGeom prst="rect">
                      <a:avLst/>
                    </a:prstGeom>
                    <a:noFill/>
                    <a:ln>
                      <a:noFill/>
                    </a:ln>
                  </pic:spPr>
                </pic:pic>
              </a:graphicData>
            </a:graphic>
          </wp:inline>
        </w:drawing>
      </w:r>
      <w:hyperlink r:id="rId22" w:tgtFrame="_blank" w:history="1">
        <w:r>
          <w:rPr>
            <w:rStyle w:val="Hyperlink"/>
            <w:rFonts w:ascii="Montserrat" w:hAnsi="Montserrat"/>
            <w:color w:val="04003F"/>
            <w:spacing w:val="-8"/>
            <w:sz w:val="42"/>
            <w:szCs w:val="42"/>
            <w:u w:val="none"/>
          </w:rPr>
          <w:t>FOURKITES</w:t>
        </w:r>
      </w:hyperlink>
      <w:r>
        <w:rPr>
          <w:rFonts w:ascii="Montserrat" w:hAnsi="Montserrat"/>
          <w:color w:val="04003F"/>
          <w:sz w:val="36"/>
          <w:szCs w:val="36"/>
        </w:rPr>
        <w:t xml:space="preserve"> :</w:t>
      </w:r>
    </w:p>
    <w:p w14:paraId="1193366F" w14:textId="77777777" w:rsidR="00624024" w:rsidRDefault="00624024" w:rsidP="00624024">
      <w:pPr>
        <w:pStyle w:val="NormalWeb"/>
        <w:shd w:val="clear" w:color="auto" w:fill="FFFFFF"/>
        <w:spacing w:before="0" w:beforeAutospacing="0" w:after="360" w:afterAutospacing="0" w:line="450" w:lineRule="atLeast"/>
        <w:rPr>
          <w:rFonts w:ascii="Georgia" w:hAnsi="Georgia"/>
          <w:color w:val="3A3B41"/>
          <w:sz w:val="27"/>
          <w:szCs w:val="27"/>
        </w:rPr>
      </w:pPr>
      <w:r>
        <w:rPr>
          <w:rStyle w:val="Strong"/>
          <w:rFonts w:ascii="Georgia" w:hAnsi="Georgia"/>
          <w:color w:val="3A3B41"/>
          <w:sz w:val="27"/>
          <w:szCs w:val="27"/>
        </w:rPr>
        <w:t>Location:</w:t>
      </w:r>
      <w:r>
        <w:rPr>
          <w:rFonts w:ascii="Georgia" w:hAnsi="Georgia"/>
          <w:color w:val="3A3B41"/>
          <w:sz w:val="27"/>
          <w:szCs w:val="27"/>
        </w:rPr>
        <w:t> Chicago, Illinois </w:t>
      </w:r>
    </w:p>
    <w:p w14:paraId="579C099A" w14:textId="2E5F9798" w:rsidR="00624024" w:rsidRDefault="00624024" w:rsidP="00624024">
      <w:pPr>
        <w:pStyle w:val="NormalWeb"/>
        <w:shd w:val="clear" w:color="auto" w:fill="FFFFFF"/>
        <w:spacing w:before="0" w:beforeAutospacing="0" w:after="360" w:afterAutospacing="0" w:line="450" w:lineRule="atLeast"/>
        <w:rPr>
          <w:rFonts w:ascii="Georgia" w:hAnsi="Georgia"/>
          <w:color w:val="3A3B41"/>
          <w:sz w:val="27"/>
          <w:szCs w:val="27"/>
        </w:rPr>
      </w:pPr>
      <w:r>
        <w:rPr>
          <w:rFonts w:ascii="Georgia" w:hAnsi="Georgia"/>
          <w:color w:val="3A3B41"/>
          <w:sz w:val="27"/>
          <w:szCs w:val="27"/>
        </w:rPr>
        <w:t xml:space="preserve">            </w:t>
      </w:r>
      <w:hyperlink r:id="rId23" w:tgtFrame="_blank" w:history="1">
        <w:proofErr w:type="spellStart"/>
        <w:r>
          <w:rPr>
            <w:rStyle w:val="Hyperlink"/>
            <w:rFonts w:ascii="Georgia" w:hAnsi="Georgia"/>
            <w:color w:val="3A3B41"/>
            <w:sz w:val="27"/>
            <w:szCs w:val="27"/>
            <w:u w:val="none"/>
          </w:rPr>
          <w:t>FourKites</w:t>
        </w:r>
        <w:proofErr w:type="spellEnd"/>
      </w:hyperlink>
      <w:r>
        <w:rPr>
          <w:rFonts w:ascii="Georgia" w:hAnsi="Georgia"/>
          <w:color w:val="3A3B41"/>
          <w:sz w:val="27"/>
          <w:szCs w:val="27"/>
        </w:rPr>
        <w:t xml:space="preserve">’ platform uses GPS and a host of other location data sources to track packages in real time, whether they’re crossing oceans or traveling by rail. A predictive algorithm then factors in data on traffic, weather and other external factors to calculate the estimated times of arrival for packages, so </w:t>
      </w:r>
      <w:proofErr w:type="spellStart"/>
      <w:r>
        <w:rPr>
          <w:rFonts w:ascii="Georgia" w:hAnsi="Georgia"/>
          <w:color w:val="3A3B41"/>
          <w:sz w:val="27"/>
          <w:szCs w:val="27"/>
        </w:rPr>
        <w:t>FourKites</w:t>
      </w:r>
      <w:proofErr w:type="spellEnd"/>
      <w:r>
        <w:rPr>
          <w:rFonts w:ascii="Georgia" w:hAnsi="Georgia"/>
          <w:color w:val="3A3B41"/>
          <w:sz w:val="27"/>
          <w:szCs w:val="27"/>
        </w:rPr>
        <w:t xml:space="preserve"> clients can give customers advance warning about delays and early deliveries — while also avoiding fees.</w:t>
      </w:r>
    </w:p>
    <w:p w14:paraId="0342B005" w14:textId="77777777" w:rsidR="00624024" w:rsidRDefault="00624024" w:rsidP="00624024">
      <w:pPr>
        <w:pStyle w:val="NormalWeb"/>
        <w:shd w:val="clear" w:color="auto" w:fill="FFFFFF"/>
        <w:spacing w:before="0" w:beforeAutospacing="0" w:after="360" w:afterAutospacing="0" w:line="450" w:lineRule="atLeast"/>
        <w:rPr>
          <w:rFonts w:ascii="Georgia" w:hAnsi="Georgia"/>
          <w:color w:val="3A3B41"/>
          <w:sz w:val="27"/>
          <w:szCs w:val="27"/>
        </w:rPr>
      </w:pPr>
      <w:r>
        <w:rPr>
          <w:rFonts w:ascii="Georgia" w:hAnsi="Georgia"/>
          <w:color w:val="3A3B41"/>
          <w:sz w:val="27"/>
          <w:szCs w:val="27"/>
        </w:rPr>
        <w:t> </w:t>
      </w:r>
    </w:p>
    <w:p w14:paraId="74C4AD35" w14:textId="77777777" w:rsidR="00045BBD" w:rsidRDefault="00045BBD" w:rsidP="00624024">
      <w:pPr>
        <w:shd w:val="clear" w:color="auto" w:fill="FFFFFF"/>
        <w:textAlignment w:val="center"/>
        <w:rPr>
          <w:rFonts w:ascii="Georgia" w:hAnsi="Georgia"/>
          <w:color w:val="3A3B41"/>
          <w:sz w:val="27"/>
          <w:szCs w:val="27"/>
        </w:rPr>
      </w:pPr>
    </w:p>
    <w:p w14:paraId="3067519C" w14:textId="0E9E3B02" w:rsidR="00624024" w:rsidRDefault="00624024" w:rsidP="00045BBD">
      <w:pPr>
        <w:numPr>
          <w:ilvl w:val="0"/>
          <w:numId w:val="10"/>
        </w:numPr>
        <w:shd w:val="clear" w:color="auto" w:fill="FFFFFF"/>
        <w:textAlignment w:val="center"/>
        <w:rPr>
          <w:rFonts w:ascii="Georgia" w:hAnsi="Georgia"/>
          <w:color w:val="3A3B41"/>
          <w:sz w:val="27"/>
          <w:szCs w:val="27"/>
        </w:rPr>
      </w:pPr>
      <w:r>
        <w:rPr>
          <w:rFonts w:ascii="Lora" w:hAnsi="Lora"/>
          <w:noProof/>
          <w:color w:val="3A3B41"/>
          <w:sz w:val="27"/>
          <w:szCs w:val="27"/>
        </w:rPr>
        <w:drawing>
          <wp:inline distT="0" distB="0" distL="0" distR="0" wp14:anchorId="0CC2803A" wp14:editId="79E58843">
            <wp:extent cx="1238250" cy="1238250"/>
            <wp:effectExtent l="0" t="0" r="0" b="0"/>
            <wp:docPr id="13" name="Picture 13">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76B9FD47" w14:textId="77777777" w:rsidR="00624024" w:rsidRDefault="00624024" w:rsidP="00624024">
      <w:pPr>
        <w:pStyle w:val="NormalWeb"/>
        <w:shd w:val="clear" w:color="auto" w:fill="FFFFFF"/>
        <w:spacing w:before="0" w:beforeAutospacing="0" w:after="360" w:afterAutospacing="0" w:line="450" w:lineRule="atLeast"/>
        <w:rPr>
          <w:rFonts w:ascii="Georgia" w:hAnsi="Georgia"/>
          <w:color w:val="3A3B41"/>
          <w:sz w:val="27"/>
          <w:szCs w:val="27"/>
        </w:rPr>
      </w:pPr>
      <w:r>
        <w:rPr>
          <w:rStyle w:val="Strong"/>
          <w:rFonts w:ascii="Georgia" w:hAnsi="Georgia"/>
          <w:color w:val="3A3B41"/>
          <w:sz w:val="27"/>
          <w:szCs w:val="27"/>
        </w:rPr>
        <w:t>Location: </w:t>
      </w:r>
      <w:r>
        <w:rPr>
          <w:rFonts w:ascii="Georgia" w:hAnsi="Georgia"/>
          <w:color w:val="3A3B41"/>
          <w:sz w:val="27"/>
          <w:szCs w:val="27"/>
        </w:rPr>
        <w:t>San Francisco, California </w:t>
      </w:r>
    </w:p>
    <w:p w14:paraId="583675C4" w14:textId="59755D28" w:rsidR="00624024" w:rsidRDefault="00624024" w:rsidP="00624024">
      <w:pPr>
        <w:pStyle w:val="NormalWeb"/>
        <w:shd w:val="clear" w:color="auto" w:fill="FFFFFF"/>
        <w:spacing w:before="0" w:beforeAutospacing="0" w:after="360" w:afterAutospacing="0" w:line="450" w:lineRule="atLeast"/>
        <w:rPr>
          <w:rFonts w:ascii="Georgia" w:hAnsi="Georgia"/>
          <w:color w:val="3A3B41"/>
          <w:sz w:val="27"/>
          <w:szCs w:val="27"/>
        </w:rPr>
      </w:pPr>
      <w:r>
        <w:rPr>
          <w:rFonts w:ascii="Georgia" w:hAnsi="Georgia"/>
          <w:color w:val="3A3B41"/>
          <w:sz w:val="27"/>
          <w:szCs w:val="27"/>
        </w:rPr>
        <w:t xml:space="preserve">                   As a rideshare company, </w:t>
      </w:r>
      <w:hyperlink r:id="rId26" w:tgtFrame="_blank" w:history="1">
        <w:r>
          <w:rPr>
            <w:rStyle w:val="Hyperlink"/>
            <w:rFonts w:ascii="Georgia" w:hAnsi="Georgia"/>
            <w:color w:val="3A3B41"/>
            <w:sz w:val="27"/>
            <w:szCs w:val="27"/>
            <w:u w:val="none"/>
          </w:rPr>
          <w:t>Uber</w:t>
        </w:r>
      </w:hyperlink>
      <w:r>
        <w:rPr>
          <w:rFonts w:ascii="Georgia" w:hAnsi="Georgia"/>
          <w:color w:val="3A3B41"/>
          <w:sz w:val="27"/>
          <w:szCs w:val="27"/>
        </w:rPr>
        <w:t> monitors its data in order to predict spikes in demand and variations in driver availability. That information allows the company to set the proper pricing of rides and provide incentives to drivers so the necessary number of vehicles are available to keep up with demand. </w:t>
      </w:r>
      <w:hyperlink r:id="rId27" w:tgtFrame="_blank" w:history="1">
        <w:r>
          <w:rPr>
            <w:rStyle w:val="Hyperlink"/>
            <w:rFonts w:ascii="Georgia" w:hAnsi="Georgia"/>
            <w:color w:val="3A3B41"/>
            <w:sz w:val="27"/>
            <w:szCs w:val="27"/>
            <w:u w:val="none"/>
          </w:rPr>
          <w:t>Data analysis</w:t>
        </w:r>
      </w:hyperlink>
      <w:r>
        <w:rPr>
          <w:rFonts w:ascii="Georgia" w:hAnsi="Georgia"/>
          <w:color w:val="3A3B41"/>
          <w:sz w:val="27"/>
          <w:szCs w:val="27"/>
        </w:rPr>
        <w:t> also forms the basis of Uber’s estimated times of arrival predictions, which goes a long way toward fulfilling customer satisfaction.</w:t>
      </w:r>
    </w:p>
    <w:p w14:paraId="0A4CD828" w14:textId="77777777" w:rsidR="00624024" w:rsidRDefault="00624024" w:rsidP="00624024">
      <w:pPr>
        <w:pStyle w:val="NormalWeb"/>
        <w:shd w:val="clear" w:color="auto" w:fill="FFFFFF"/>
        <w:spacing w:before="0" w:beforeAutospacing="0" w:after="360" w:afterAutospacing="0" w:line="450" w:lineRule="atLeast"/>
        <w:rPr>
          <w:rFonts w:ascii="Georgia" w:hAnsi="Georgia"/>
          <w:color w:val="3A3B41"/>
          <w:sz w:val="27"/>
          <w:szCs w:val="27"/>
        </w:rPr>
      </w:pPr>
    </w:p>
    <w:p w14:paraId="43984BFB" w14:textId="77777777" w:rsidR="00624024" w:rsidRPr="00624024" w:rsidRDefault="00624024" w:rsidP="00624024">
      <w:pPr>
        <w:shd w:val="clear" w:color="auto" w:fill="FFFFFF"/>
        <w:spacing w:after="360" w:line="450" w:lineRule="atLeast"/>
        <w:rPr>
          <w:rFonts w:ascii="Georgia" w:eastAsia="Times New Roman" w:hAnsi="Georgia" w:cs="Times New Roman"/>
          <w:color w:val="3A3B41"/>
          <w:sz w:val="27"/>
          <w:szCs w:val="27"/>
          <w:lang w:eastAsia="en-AE"/>
        </w:rPr>
      </w:pPr>
    </w:p>
    <w:p w14:paraId="104ECF6A" w14:textId="369BA15B" w:rsidR="00037B0A" w:rsidRDefault="00037B0A" w:rsidP="00037B0A">
      <w:pPr>
        <w:rPr>
          <w:rFonts w:ascii="Arial" w:hAnsi="Arial" w:cs="Arial"/>
        </w:rPr>
      </w:pPr>
    </w:p>
    <w:p w14:paraId="0B89E645" w14:textId="4453A01C" w:rsidR="00037B0A" w:rsidRDefault="00037B0A" w:rsidP="00866628">
      <w:pPr>
        <w:rPr>
          <w:rFonts w:ascii="Arial" w:hAnsi="Arial" w:cs="Arial"/>
        </w:rPr>
      </w:pPr>
    </w:p>
    <w:p w14:paraId="5732311B" w14:textId="77777777" w:rsidR="00037B0A" w:rsidRPr="00866628" w:rsidRDefault="00037B0A" w:rsidP="00866628">
      <w:pPr>
        <w:rPr>
          <w:rFonts w:ascii="Arial" w:hAnsi="Arial" w:cs="Arial"/>
        </w:rPr>
      </w:pPr>
    </w:p>
    <w:sectPr w:rsidR="00037B0A" w:rsidRPr="00866628" w:rsidSect="00BB6ACC">
      <w:pgSz w:w="11906" w:h="16838" w:code="9"/>
      <w:pgMar w:top="567" w:right="567" w:bottom="567" w:left="567"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ora">
    <w:charset w:val="00"/>
    <w:family w:val="auto"/>
    <w:pitch w:val="variable"/>
    <w:sig w:usb0="A00002F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oboto">
    <w:altName w:val="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Barlow Condensed">
    <w:charset w:val="00"/>
    <w:family w:val="auto"/>
    <w:pitch w:val="variable"/>
    <w:sig w:usb0="20000007" w:usb1="00000000" w:usb2="00000000" w:usb3="00000000" w:csb0="00000193"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570"/>
    <w:multiLevelType w:val="multilevel"/>
    <w:tmpl w:val="CFE0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BB5AFA"/>
    <w:multiLevelType w:val="multilevel"/>
    <w:tmpl w:val="E4CC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CE2231"/>
    <w:multiLevelType w:val="multilevel"/>
    <w:tmpl w:val="C0CC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77660D"/>
    <w:multiLevelType w:val="hybridMultilevel"/>
    <w:tmpl w:val="950EBD58"/>
    <w:lvl w:ilvl="0" w:tplc="4C09000D">
      <w:start w:val="1"/>
      <w:numFmt w:val="bullet"/>
      <w:lvlText w:val=""/>
      <w:lvlJc w:val="left"/>
      <w:pPr>
        <w:ind w:left="1440" w:hanging="360"/>
      </w:pPr>
      <w:rPr>
        <w:rFonts w:ascii="Wingdings" w:hAnsi="Wingdings"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4" w15:restartNumberingAfterBreak="0">
    <w:nsid w:val="22AC4B52"/>
    <w:multiLevelType w:val="hybridMultilevel"/>
    <w:tmpl w:val="A2AE8878"/>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2ABA6C60"/>
    <w:multiLevelType w:val="hybridMultilevel"/>
    <w:tmpl w:val="D1F2CCEA"/>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42753C6E"/>
    <w:multiLevelType w:val="multilevel"/>
    <w:tmpl w:val="0648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EC459B"/>
    <w:multiLevelType w:val="hybridMultilevel"/>
    <w:tmpl w:val="7744D49C"/>
    <w:lvl w:ilvl="0" w:tplc="4724C6BA">
      <w:start w:val="1"/>
      <w:numFmt w:val="decimal"/>
      <w:lvlText w:val="%1."/>
      <w:lvlJc w:val="left"/>
      <w:pPr>
        <w:ind w:left="720" w:hanging="360"/>
      </w:pPr>
      <w:rPr>
        <w:rFonts w:ascii="Lora" w:hAnsi="Lora"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6DF35B46"/>
    <w:multiLevelType w:val="multilevel"/>
    <w:tmpl w:val="B28C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DB0805"/>
    <w:multiLevelType w:val="hybridMultilevel"/>
    <w:tmpl w:val="B2A044F6"/>
    <w:lvl w:ilvl="0" w:tplc="4C09000D">
      <w:start w:val="1"/>
      <w:numFmt w:val="bullet"/>
      <w:lvlText w:val=""/>
      <w:lvlJc w:val="left"/>
      <w:pPr>
        <w:ind w:left="1119" w:hanging="360"/>
      </w:pPr>
      <w:rPr>
        <w:rFonts w:ascii="Wingdings" w:hAnsi="Wingdings" w:hint="default"/>
      </w:rPr>
    </w:lvl>
    <w:lvl w:ilvl="1" w:tplc="4C090003" w:tentative="1">
      <w:start w:val="1"/>
      <w:numFmt w:val="bullet"/>
      <w:lvlText w:val="o"/>
      <w:lvlJc w:val="left"/>
      <w:pPr>
        <w:ind w:left="1839" w:hanging="360"/>
      </w:pPr>
      <w:rPr>
        <w:rFonts w:ascii="Courier New" w:hAnsi="Courier New" w:cs="Courier New" w:hint="default"/>
      </w:rPr>
    </w:lvl>
    <w:lvl w:ilvl="2" w:tplc="4C090005" w:tentative="1">
      <w:start w:val="1"/>
      <w:numFmt w:val="bullet"/>
      <w:lvlText w:val=""/>
      <w:lvlJc w:val="left"/>
      <w:pPr>
        <w:ind w:left="2559" w:hanging="360"/>
      </w:pPr>
      <w:rPr>
        <w:rFonts w:ascii="Wingdings" w:hAnsi="Wingdings" w:hint="default"/>
      </w:rPr>
    </w:lvl>
    <w:lvl w:ilvl="3" w:tplc="4C090001" w:tentative="1">
      <w:start w:val="1"/>
      <w:numFmt w:val="bullet"/>
      <w:lvlText w:val=""/>
      <w:lvlJc w:val="left"/>
      <w:pPr>
        <w:ind w:left="3279" w:hanging="360"/>
      </w:pPr>
      <w:rPr>
        <w:rFonts w:ascii="Symbol" w:hAnsi="Symbol" w:hint="default"/>
      </w:rPr>
    </w:lvl>
    <w:lvl w:ilvl="4" w:tplc="4C090003" w:tentative="1">
      <w:start w:val="1"/>
      <w:numFmt w:val="bullet"/>
      <w:lvlText w:val="o"/>
      <w:lvlJc w:val="left"/>
      <w:pPr>
        <w:ind w:left="3999" w:hanging="360"/>
      </w:pPr>
      <w:rPr>
        <w:rFonts w:ascii="Courier New" w:hAnsi="Courier New" w:cs="Courier New" w:hint="default"/>
      </w:rPr>
    </w:lvl>
    <w:lvl w:ilvl="5" w:tplc="4C090005" w:tentative="1">
      <w:start w:val="1"/>
      <w:numFmt w:val="bullet"/>
      <w:lvlText w:val=""/>
      <w:lvlJc w:val="left"/>
      <w:pPr>
        <w:ind w:left="4719" w:hanging="360"/>
      </w:pPr>
      <w:rPr>
        <w:rFonts w:ascii="Wingdings" w:hAnsi="Wingdings" w:hint="default"/>
      </w:rPr>
    </w:lvl>
    <w:lvl w:ilvl="6" w:tplc="4C090001" w:tentative="1">
      <w:start w:val="1"/>
      <w:numFmt w:val="bullet"/>
      <w:lvlText w:val=""/>
      <w:lvlJc w:val="left"/>
      <w:pPr>
        <w:ind w:left="5439" w:hanging="360"/>
      </w:pPr>
      <w:rPr>
        <w:rFonts w:ascii="Symbol" w:hAnsi="Symbol" w:hint="default"/>
      </w:rPr>
    </w:lvl>
    <w:lvl w:ilvl="7" w:tplc="4C090003" w:tentative="1">
      <w:start w:val="1"/>
      <w:numFmt w:val="bullet"/>
      <w:lvlText w:val="o"/>
      <w:lvlJc w:val="left"/>
      <w:pPr>
        <w:ind w:left="6159" w:hanging="360"/>
      </w:pPr>
      <w:rPr>
        <w:rFonts w:ascii="Courier New" w:hAnsi="Courier New" w:cs="Courier New" w:hint="default"/>
      </w:rPr>
    </w:lvl>
    <w:lvl w:ilvl="8" w:tplc="4C090005" w:tentative="1">
      <w:start w:val="1"/>
      <w:numFmt w:val="bullet"/>
      <w:lvlText w:val=""/>
      <w:lvlJc w:val="left"/>
      <w:pPr>
        <w:ind w:left="6879" w:hanging="360"/>
      </w:pPr>
      <w:rPr>
        <w:rFonts w:ascii="Wingdings" w:hAnsi="Wingdings" w:hint="default"/>
      </w:rPr>
    </w:lvl>
  </w:abstractNum>
  <w:num w:numId="1" w16cid:durableId="1947301947">
    <w:abstractNumId w:val="8"/>
  </w:num>
  <w:num w:numId="2" w16cid:durableId="1872569398">
    <w:abstractNumId w:val="1"/>
  </w:num>
  <w:num w:numId="3" w16cid:durableId="1167598063">
    <w:abstractNumId w:val="0"/>
  </w:num>
  <w:num w:numId="4" w16cid:durableId="1195188929">
    <w:abstractNumId w:val="2"/>
  </w:num>
  <w:num w:numId="5" w16cid:durableId="1816726976">
    <w:abstractNumId w:val="5"/>
  </w:num>
  <w:num w:numId="6" w16cid:durableId="1237014557">
    <w:abstractNumId w:val="3"/>
  </w:num>
  <w:num w:numId="7" w16cid:durableId="846402076">
    <w:abstractNumId w:val="9"/>
  </w:num>
  <w:num w:numId="8" w16cid:durableId="545951">
    <w:abstractNumId w:val="4"/>
  </w:num>
  <w:num w:numId="9" w16cid:durableId="1516574030">
    <w:abstractNumId w:val="6"/>
  </w:num>
  <w:num w:numId="10" w16cid:durableId="5673469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6AA"/>
    <w:rsid w:val="00037B0A"/>
    <w:rsid w:val="00045BBD"/>
    <w:rsid w:val="003456AA"/>
    <w:rsid w:val="004B09FB"/>
    <w:rsid w:val="00624024"/>
    <w:rsid w:val="00633211"/>
    <w:rsid w:val="00866628"/>
    <w:rsid w:val="00896A33"/>
    <w:rsid w:val="008B4994"/>
    <w:rsid w:val="00B242ED"/>
    <w:rsid w:val="00BB6ACC"/>
    <w:rsid w:val="00C412B5"/>
    <w:rsid w:val="00D31DF6"/>
    <w:rsid w:val="00DF5BBF"/>
    <w:rsid w:val="00E503F5"/>
    <w:rsid w:val="00FB7DA2"/>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98954"/>
  <w15:chartTrackingRefBased/>
  <w15:docId w15:val="{B18FBBFB-3DE7-494B-9931-CC9F6ABD6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33211"/>
    <w:pPr>
      <w:spacing w:before="100" w:beforeAutospacing="1" w:after="100" w:afterAutospacing="1" w:line="240" w:lineRule="auto"/>
      <w:outlineLvl w:val="1"/>
    </w:pPr>
    <w:rPr>
      <w:rFonts w:ascii="Times New Roman" w:eastAsia="Times New Roman" w:hAnsi="Times New Roman" w:cs="Times New Roman"/>
      <w:b/>
      <w:bCs/>
      <w:sz w:val="36"/>
      <w:szCs w:val="36"/>
      <w:lang w:eastAsia="en-AE"/>
    </w:rPr>
  </w:style>
  <w:style w:type="paragraph" w:styleId="Heading3">
    <w:name w:val="heading 3"/>
    <w:basedOn w:val="Normal"/>
    <w:next w:val="Normal"/>
    <w:link w:val="Heading3Char"/>
    <w:uiPriority w:val="9"/>
    <w:semiHidden/>
    <w:unhideWhenUsed/>
    <w:qFormat/>
    <w:rsid w:val="00037B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242E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456AA"/>
    <w:pPr>
      <w:spacing w:after="0" w:line="240" w:lineRule="auto"/>
    </w:pPr>
  </w:style>
  <w:style w:type="character" w:customStyle="1" w:styleId="Heading2Char">
    <w:name w:val="Heading 2 Char"/>
    <w:basedOn w:val="DefaultParagraphFont"/>
    <w:link w:val="Heading2"/>
    <w:uiPriority w:val="9"/>
    <w:rsid w:val="00633211"/>
    <w:rPr>
      <w:rFonts w:ascii="Times New Roman" w:eastAsia="Times New Roman" w:hAnsi="Times New Roman" w:cs="Times New Roman"/>
      <w:b/>
      <w:bCs/>
      <w:sz w:val="36"/>
      <w:szCs w:val="36"/>
      <w:lang w:eastAsia="en-AE"/>
    </w:rPr>
  </w:style>
  <w:style w:type="paragraph" w:styleId="NormalWeb">
    <w:name w:val="Normal (Web)"/>
    <w:basedOn w:val="Normal"/>
    <w:uiPriority w:val="99"/>
    <w:unhideWhenUsed/>
    <w:rsid w:val="00633211"/>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styleId="Hyperlink">
    <w:name w:val="Hyperlink"/>
    <w:basedOn w:val="DefaultParagraphFont"/>
    <w:uiPriority w:val="99"/>
    <w:semiHidden/>
    <w:unhideWhenUsed/>
    <w:rsid w:val="00633211"/>
    <w:rPr>
      <w:color w:val="0000FF"/>
      <w:u w:val="single"/>
    </w:rPr>
  </w:style>
  <w:style w:type="character" w:styleId="CommentReference">
    <w:name w:val="annotation reference"/>
    <w:basedOn w:val="DefaultParagraphFont"/>
    <w:uiPriority w:val="99"/>
    <w:semiHidden/>
    <w:unhideWhenUsed/>
    <w:rsid w:val="00866628"/>
    <w:rPr>
      <w:sz w:val="16"/>
      <w:szCs w:val="16"/>
    </w:rPr>
  </w:style>
  <w:style w:type="paragraph" w:styleId="CommentText">
    <w:name w:val="annotation text"/>
    <w:basedOn w:val="Normal"/>
    <w:link w:val="CommentTextChar"/>
    <w:uiPriority w:val="99"/>
    <w:semiHidden/>
    <w:unhideWhenUsed/>
    <w:rsid w:val="00866628"/>
    <w:pPr>
      <w:spacing w:line="240" w:lineRule="auto"/>
    </w:pPr>
    <w:rPr>
      <w:sz w:val="20"/>
      <w:szCs w:val="20"/>
    </w:rPr>
  </w:style>
  <w:style w:type="character" w:customStyle="1" w:styleId="CommentTextChar">
    <w:name w:val="Comment Text Char"/>
    <w:basedOn w:val="DefaultParagraphFont"/>
    <w:link w:val="CommentText"/>
    <w:uiPriority w:val="99"/>
    <w:semiHidden/>
    <w:rsid w:val="00866628"/>
    <w:rPr>
      <w:sz w:val="20"/>
      <w:szCs w:val="20"/>
    </w:rPr>
  </w:style>
  <w:style w:type="paragraph" w:styleId="CommentSubject">
    <w:name w:val="annotation subject"/>
    <w:basedOn w:val="CommentText"/>
    <w:next w:val="CommentText"/>
    <w:link w:val="CommentSubjectChar"/>
    <w:uiPriority w:val="99"/>
    <w:semiHidden/>
    <w:unhideWhenUsed/>
    <w:rsid w:val="00866628"/>
    <w:rPr>
      <w:b/>
      <w:bCs/>
    </w:rPr>
  </w:style>
  <w:style w:type="character" w:customStyle="1" w:styleId="CommentSubjectChar">
    <w:name w:val="Comment Subject Char"/>
    <w:basedOn w:val="CommentTextChar"/>
    <w:link w:val="CommentSubject"/>
    <w:uiPriority w:val="99"/>
    <w:semiHidden/>
    <w:rsid w:val="00866628"/>
    <w:rPr>
      <w:b/>
      <w:bCs/>
      <w:sz w:val="20"/>
      <w:szCs w:val="20"/>
    </w:rPr>
  </w:style>
  <w:style w:type="character" w:styleId="Strong">
    <w:name w:val="Strong"/>
    <w:basedOn w:val="DefaultParagraphFont"/>
    <w:uiPriority w:val="22"/>
    <w:qFormat/>
    <w:rsid w:val="00037B0A"/>
    <w:rPr>
      <w:b/>
      <w:bCs/>
    </w:rPr>
  </w:style>
  <w:style w:type="character" w:customStyle="1" w:styleId="Heading3Char">
    <w:name w:val="Heading 3 Char"/>
    <w:basedOn w:val="DefaultParagraphFont"/>
    <w:link w:val="Heading3"/>
    <w:uiPriority w:val="9"/>
    <w:semiHidden/>
    <w:rsid w:val="00037B0A"/>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B242ED"/>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242ED"/>
    <w:rPr>
      <w:i/>
      <w:iCs/>
    </w:rPr>
  </w:style>
  <w:style w:type="character" w:customStyle="1" w:styleId="comment-highlite">
    <w:name w:val="comment-highlite"/>
    <w:basedOn w:val="DefaultParagraphFont"/>
    <w:rsid w:val="00B242ED"/>
  </w:style>
  <w:style w:type="character" w:styleId="SubtleReference">
    <w:name w:val="Subtle Reference"/>
    <w:basedOn w:val="DefaultParagraphFont"/>
    <w:uiPriority w:val="31"/>
    <w:qFormat/>
    <w:rsid w:val="00D31DF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5077">
      <w:bodyDiv w:val="1"/>
      <w:marLeft w:val="0"/>
      <w:marRight w:val="0"/>
      <w:marTop w:val="0"/>
      <w:marBottom w:val="0"/>
      <w:divBdr>
        <w:top w:val="none" w:sz="0" w:space="0" w:color="auto"/>
        <w:left w:val="none" w:sz="0" w:space="0" w:color="auto"/>
        <w:bottom w:val="none" w:sz="0" w:space="0" w:color="auto"/>
        <w:right w:val="none" w:sz="0" w:space="0" w:color="auto"/>
      </w:divBdr>
      <w:divsChild>
        <w:div w:id="611403042">
          <w:marLeft w:val="0"/>
          <w:marRight w:val="0"/>
          <w:marTop w:val="0"/>
          <w:marBottom w:val="360"/>
          <w:divBdr>
            <w:top w:val="none" w:sz="0" w:space="0" w:color="auto"/>
            <w:left w:val="none" w:sz="0" w:space="0" w:color="auto"/>
            <w:bottom w:val="none" w:sz="0" w:space="0" w:color="auto"/>
            <w:right w:val="none" w:sz="0" w:space="0" w:color="auto"/>
          </w:divBdr>
          <w:divsChild>
            <w:div w:id="50352645">
              <w:marLeft w:val="0"/>
              <w:marRight w:val="0"/>
              <w:marTop w:val="0"/>
              <w:marBottom w:val="0"/>
              <w:divBdr>
                <w:top w:val="none" w:sz="0" w:space="0" w:color="auto"/>
                <w:left w:val="none" w:sz="0" w:space="0" w:color="auto"/>
                <w:bottom w:val="none" w:sz="0" w:space="0" w:color="auto"/>
                <w:right w:val="none" w:sz="0" w:space="0" w:color="auto"/>
              </w:divBdr>
              <w:divsChild>
                <w:div w:id="876937259">
                  <w:marLeft w:val="0"/>
                  <w:marRight w:val="0"/>
                  <w:marTop w:val="0"/>
                  <w:marBottom w:val="0"/>
                  <w:divBdr>
                    <w:top w:val="none" w:sz="0" w:space="0" w:color="auto"/>
                    <w:left w:val="none" w:sz="0" w:space="0" w:color="auto"/>
                    <w:bottom w:val="single" w:sz="12" w:space="12" w:color="F0F2FA"/>
                    <w:right w:val="none" w:sz="0" w:space="0" w:color="auto"/>
                  </w:divBdr>
                  <w:divsChild>
                    <w:div w:id="1574199506">
                      <w:marLeft w:val="0"/>
                      <w:marRight w:val="169"/>
                      <w:marTop w:val="0"/>
                      <w:marBottom w:val="0"/>
                      <w:divBdr>
                        <w:top w:val="none" w:sz="0" w:space="0" w:color="auto"/>
                        <w:left w:val="none" w:sz="0" w:space="0" w:color="auto"/>
                        <w:bottom w:val="none" w:sz="0" w:space="0" w:color="auto"/>
                        <w:right w:val="none" w:sz="0" w:space="0" w:color="auto"/>
                      </w:divBdr>
                      <w:divsChild>
                        <w:div w:id="1370034209">
                          <w:marLeft w:val="0"/>
                          <w:marRight w:val="0"/>
                          <w:marTop w:val="0"/>
                          <w:marBottom w:val="0"/>
                          <w:divBdr>
                            <w:top w:val="single" w:sz="12" w:space="15" w:color="F0F2FA"/>
                            <w:left w:val="single" w:sz="12" w:space="15" w:color="F0F2FA"/>
                            <w:bottom w:val="single" w:sz="12" w:space="15" w:color="F0F2FA"/>
                            <w:right w:val="single" w:sz="12" w:space="15" w:color="F0F2FA"/>
                          </w:divBdr>
                        </w:div>
                      </w:divsChild>
                    </w:div>
                    <w:div w:id="151455592">
                      <w:marLeft w:val="0"/>
                      <w:marRight w:val="0"/>
                      <w:marTop w:val="0"/>
                      <w:marBottom w:val="0"/>
                      <w:divBdr>
                        <w:top w:val="none" w:sz="0" w:space="0" w:color="auto"/>
                        <w:left w:val="none" w:sz="0" w:space="0" w:color="auto"/>
                        <w:bottom w:val="none" w:sz="0" w:space="0" w:color="auto"/>
                        <w:right w:val="none" w:sz="0" w:space="0" w:color="auto"/>
                      </w:divBdr>
                      <w:divsChild>
                        <w:div w:id="1905025954">
                          <w:marLeft w:val="0"/>
                          <w:marRight w:val="0"/>
                          <w:marTop w:val="0"/>
                          <w:marBottom w:val="75"/>
                          <w:divBdr>
                            <w:top w:val="none" w:sz="0" w:space="0" w:color="auto"/>
                            <w:left w:val="none" w:sz="0" w:space="0" w:color="auto"/>
                            <w:bottom w:val="none" w:sz="0" w:space="0" w:color="auto"/>
                            <w:right w:val="none" w:sz="0" w:space="0" w:color="auto"/>
                          </w:divBdr>
                        </w:div>
                        <w:div w:id="16091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9193">
          <w:marLeft w:val="0"/>
          <w:marRight w:val="0"/>
          <w:marTop w:val="0"/>
          <w:marBottom w:val="360"/>
          <w:divBdr>
            <w:top w:val="none" w:sz="0" w:space="0" w:color="auto"/>
            <w:left w:val="none" w:sz="0" w:space="0" w:color="auto"/>
            <w:bottom w:val="none" w:sz="0" w:space="0" w:color="auto"/>
            <w:right w:val="none" w:sz="0" w:space="0" w:color="auto"/>
          </w:divBdr>
          <w:divsChild>
            <w:div w:id="1613050206">
              <w:marLeft w:val="0"/>
              <w:marRight w:val="0"/>
              <w:marTop w:val="0"/>
              <w:marBottom w:val="0"/>
              <w:divBdr>
                <w:top w:val="none" w:sz="0" w:space="0" w:color="auto"/>
                <w:left w:val="none" w:sz="0" w:space="0" w:color="auto"/>
                <w:bottom w:val="none" w:sz="0" w:space="0" w:color="auto"/>
                <w:right w:val="none" w:sz="0" w:space="0" w:color="auto"/>
              </w:divBdr>
              <w:divsChild>
                <w:div w:id="8521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5753">
          <w:marLeft w:val="0"/>
          <w:marRight w:val="0"/>
          <w:marTop w:val="0"/>
          <w:marBottom w:val="360"/>
          <w:divBdr>
            <w:top w:val="none" w:sz="0" w:space="0" w:color="auto"/>
            <w:left w:val="none" w:sz="0" w:space="0" w:color="auto"/>
            <w:bottom w:val="none" w:sz="0" w:space="0" w:color="auto"/>
            <w:right w:val="none" w:sz="0" w:space="0" w:color="auto"/>
          </w:divBdr>
          <w:divsChild>
            <w:div w:id="1638143223">
              <w:marLeft w:val="0"/>
              <w:marRight w:val="0"/>
              <w:marTop w:val="0"/>
              <w:marBottom w:val="0"/>
              <w:divBdr>
                <w:top w:val="none" w:sz="0" w:space="0" w:color="auto"/>
                <w:left w:val="none" w:sz="0" w:space="0" w:color="auto"/>
                <w:bottom w:val="none" w:sz="0" w:space="0" w:color="auto"/>
                <w:right w:val="none" w:sz="0" w:space="0" w:color="auto"/>
              </w:divBdr>
              <w:divsChild>
                <w:div w:id="615866687">
                  <w:marLeft w:val="0"/>
                  <w:marRight w:val="0"/>
                  <w:marTop w:val="0"/>
                  <w:marBottom w:val="0"/>
                  <w:divBdr>
                    <w:top w:val="none" w:sz="0" w:space="0" w:color="auto"/>
                    <w:left w:val="none" w:sz="0" w:space="0" w:color="auto"/>
                    <w:bottom w:val="single" w:sz="12" w:space="12" w:color="F0F2FA"/>
                    <w:right w:val="none" w:sz="0" w:space="0" w:color="auto"/>
                  </w:divBdr>
                  <w:divsChild>
                    <w:div w:id="1439370046">
                      <w:marLeft w:val="0"/>
                      <w:marRight w:val="169"/>
                      <w:marTop w:val="0"/>
                      <w:marBottom w:val="0"/>
                      <w:divBdr>
                        <w:top w:val="none" w:sz="0" w:space="0" w:color="auto"/>
                        <w:left w:val="none" w:sz="0" w:space="0" w:color="auto"/>
                        <w:bottom w:val="none" w:sz="0" w:space="0" w:color="auto"/>
                        <w:right w:val="none" w:sz="0" w:space="0" w:color="auto"/>
                      </w:divBdr>
                      <w:divsChild>
                        <w:div w:id="14963336">
                          <w:marLeft w:val="0"/>
                          <w:marRight w:val="0"/>
                          <w:marTop w:val="0"/>
                          <w:marBottom w:val="0"/>
                          <w:divBdr>
                            <w:top w:val="single" w:sz="12" w:space="15" w:color="F0F2FA"/>
                            <w:left w:val="single" w:sz="12" w:space="15" w:color="F0F2FA"/>
                            <w:bottom w:val="single" w:sz="12" w:space="15" w:color="F0F2FA"/>
                            <w:right w:val="single" w:sz="12" w:space="15" w:color="F0F2FA"/>
                          </w:divBdr>
                        </w:div>
                      </w:divsChild>
                    </w:div>
                    <w:div w:id="449513206">
                      <w:marLeft w:val="0"/>
                      <w:marRight w:val="0"/>
                      <w:marTop w:val="0"/>
                      <w:marBottom w:val="0"/>
                      <w:divBdr>
                        <w:top w:val="none" w:sz="0" w:space="0" w:color="auto"/>
                        <w:left w:val="none" w:sz="0" w:space="0" w:color="auto"/>
                        <w:bottom w:val="none" w:sz="0" w:space="0" w:color="auto"/>
                        <w:right w:val="none" w:sz="0" w:space="0" w:color="auto"/>
                      </w:divBdr>
                      <w:divsChild>
                        <w:div w:id="1642495166">
                          <w:marLeft w:val="0"/>
                          <w:marRight w:val="0"/>
                          <w:marTop w:val="0"/>
                          <w:marBottom w:val="75"/>
                          <w:divBdr>
                            <w:top w:val="none" w:sz="0" w:space="0" w:color="auto"/>
                            <w:left w:val="none" w:sz="0" w:space="0" w:color="auto"/>
                            <w:bottom w:val="none" w:sz="0" w:space="0" w:color="auto"/>
                            <w:right w:val="none" w:sz="0" w:space="0" w:color="auto"/>
                          </w:divBdr>
                        </w:div>
                        <w:div w:id="6275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7739">
      <w:bodyDiv w:val="1"/>
      <w:marLeft w:val="0"/>
      <w:marRight w:val="0"/>
      <w:marTop w:val="0"/>
      <w:marBottom w:val="0"/>
      <w:divBdr>
        <w:top w:val="none" w:sz="0" w:space="0" w:color="auto"/>
        <w:left w:val="none" w:sz="0" w:space="0" w:color="auto"/>
        <w:bottom w:val="none" w:sz="0" w:space="0" w:color="auto"/>
        <w:right w:val="none" w:sz="0" w:space="0" w:color="auto"/>
      </w:divBdr>
    </w:div>
    <w:div w:id="152455856">
      <w:bodyDiv w:val="1"/>
      <w:marLeft w:val="0"/>
      <w:marRight w:val="0"/>
      <w:marTop w:val="0"/>
      <w:marBottom w:val="0"/>
      <w:divBdr>
        <w:top w:val="none" w:sz="0" w:space="0" w:color="auto"/>
        <w:left w:val="none" w:sz="0" w:space="0" w:color="auto"/>
        <w:bottom w:val="none" w:sz="0" w:space="0" w:color="auto"/>
        <w:right w:val="none" w:sz="0" w:space="0" w:color="auto"/>
      </w:divBdr>
    </w:div>
    <w:div w:id="331686838">
      <w:bodyDiv w:val="1"/>
      <w:marLeft w:val="0"/>
      <w:marRight w:val="0"/>
      <w:marTop w:val="0"/>
      <w:marBottom w:val="0"/>
      <w:divBdr>
        <w:top w:val="none" w:sz="0" w:space="0" w:color="auto"/>
        <w:left w:val="none" w:sz="0" w:space="0" w:color="auto"/>
        <w:bottom w:val="none" w:sz="0" w:space="0" w:color="auto"/>
        <w:right w:val="none" w:sz="0" w:space="0" w:color="auto"/>
      </w:divBdr>
    </w:div>
    <w:div w:id="402027091">
      <w:bodyDiv w:val="1"/>
      <w:marLeft w:val="0"/>
      <w:marRight w:val="0"/>
      <w:marTop w:val="0"/>
      <w:marBottom w:val="0"/>
      <w:divBdr>
        <w:top w:val="none" w:sz="0" w:space="0" w:color="auto"/>
        <w:left w:val="none" w:sz="0" w:space="0" w:color="auto"/>
        <w:bottom w:val="none" w:sz="0" w:space="0" w:color="auto"/>
        <w:right w:val="none" w:sz="0" w:space="0" w:color="auto"/>
      </w:divBdr>
    </w:div>
    <w:div w:id="476846726">
      <w:bodyDiv w:val="1"/>
      <w:marLeft w:val="0"/>
      <w:marRight w:val="0"/>
      <w:marTop w:val="0"/>
      <w:marBottom w:val="0"/>
      <w:divBdr>
        <w:top w:val="none" w:sz="0" w:space="0" w:color="auto"/>
        <w:left w:val="none" w:sz="0" w:space="0" w:color="auto"/>
        <w:bottom w:val="none" w:sz="0" w:space="0" w:color="auto"/>
        <w:right w:val="none" w:sz="0" w:space="0" w:color="auto"/>
      </w:divBdr>
    </w:div>
    <w:div w:id="559092670">
      <w:bodyDiv w:val="1"/>
      <w:marLeft w:val="0"/>
      <w:marRight w:val="0"/>
      <w:marTop w:val="0"/>
      <w:marBottom w:val="0"/>
      <w:divBdr>
        <w:top w:val="none" w:sz="0" w:space="0" w:color="auto"/>
        <w:left w:val="none" w:sz="0" w:space="0" w:color="auto"/>
        <w:bottom w:val="none" w:sz="0" w:space="0" w:color="auto"/>
        <w:right w:val="none" w:sz="0" w:space="0" w:color="auto"/>
      </w:divBdr>
    </w:div>
    <w:div w:id="679350685">
      <w:bodyDiv w:val="1"/>
      <w:marLeft w:val="0"/>
      <w:marRight w:val="0"/>
      <w:marTop w:val="0"/>
      <w:marBottom w:val="0"/>
      <w:divBdr>
        <w:top w:val="none" w:sz="0" w:space="0" w:color="auto"/>
        <w:left w:val="none" w:sz="0" w:space="0" w:color="auto"/>
        <w:bottom w:val="none" w:sz="0" w:space="0" w:color="auto"/>
        <w:right w:val="none" w:sz="0" w:space="0" w:color="auto"/>
      </w:divBdr>
    </w:div>
    <w:div w:id="708606986">
      <w:bodyDiv w:val="1"/>
      <w:marLeft w:val="0"/>
      <w:marRight w:val="0"/>
      <w:marTop w:val="0"/>
      <w:marBottom w:val="0"/>
      <w:divBdr>
        <w:top w:val="none" w:sz="0" w:space="0" w:color="auto"/>
        <w:left w:val="none" w:sz="0" w:space="0" w:color="auto"/>
        <w:bottom w:val="none" w:sz="0" w:space="0" w:color="auto"/>
        <w:right w:val="none" w:sz="0" w:space="0" w:color="auto"/>
      </w:divBdr>
    </w:div>
    <w:div w:id="754860776">
      <w:bodyDiv w:val="1"/>
      <w:marLeft w:val="0"/>
      <w:marRight w:val="0"/>
      <w:marTop w:val="0"/>
      <w:marBottom w:val="0"/>
      <w:divBdr>
        <w:top w:val="none" w:sz="0" w:space="0" w:color="auto"/>
        <w:left w:val="none" w:sz="0" w:space="0" w:color="auto"/>
        <w:bottom w:val="none" w:sz="0" w:space="0" w:color="auto"/>
        <w:right w:val="none" w:sz="0" w:space="0" w:color="auto"/>
      </w:divBdr>
    </w:div>
    <w:div w:id="839006347">
      <w:bodyDiv w:val="1"/>
      <w:marLeft w:val="0"/>
      <w:marRight w:val="0"/>
      <w:marTop w:val="0"/>
      <w:marBottom w:val="0"/>
      <w:divBdr>
        <w:top w:val="none" w:sz="0" w:space="0" w:color="auto"/>
        <w:left w:val="none" w:sz="0" w:space="0" w:color="auto"/>
        <w:bottom w:val="none" w:sz="0" w:space="0" w:color="auto"/>
        <w:right w:val="none" w:sz="0" w:space="0" w:color="auto"/>
      </w:divBdr>
    </w:div>
    <w:div w:id="943732491">
      <w:bodyDiv w:val="1"/>
      <w:marLeft w:val="0"/>
      <w:marRight w:val="0"/>
      <w:marTop w:val="0"/>
      <w:marBottom w:val="0"/>
      <w:divBdr>
        <w:top w:val="none" w:sz="0" w:space="0" w:color="auto"/>
        <w:left w:val="none" w:sz="0" w:space="0" w:color="auto"/>
        <w:bottom w:val="none" w:sz="0" w:space="0" w:color="auto"/>
        <w:right w:val="none" w:sz="0" w:space="0" w:color="auto"/>
      </w:divBdr>
      <w:divsChild>
        <w:div w:id="343364081">
          <w:marLeft w:val="0"/>
          <w:marRight w:val="0"/>
          <w:marTop w:val="0"/>
          <w:marBottom w:val="360"/>
          <w:divBdr>
            <w:top w:val="none" w:sz="0" w:space="0" w:color="auto"/>
            <w:left w:val="none" w:sz="0" w:space="0" w:color="auto"/>
            <w:bottom w:val="none" w:sz="0" w:space="0" w:color="auto"/>
            <w:right w:val="none" w:sz="0" w:space="0" w:color="auto"/>
          </w:divBdr>
          <w:divsChild>
            <w:div w:id="887952336">
              <w:marLeft w:val="0"/>
              <w:marRight w:val="0"/>
              <w:marTop w:val="0"/>
              <w:marBottom w:val="0"/>
              <w:divBdr>
                <w:top w:val="none" w:sz="0" w:space="0" w:color="auto"/>
                <w:left w:val="none" w:sz="0" w:space="0" w:color="auto"/>
                <w:bottom w:val="none" w:sz="0" w:space="0" w:color="auto"/>
                <w:right w:val="none" w:sz="0" w:space="0" w:color="auto"/>
              </w:divBdr>
              <w:divsChild>
                <w:div w:id="2032147372">
                  <w:marLeft w:val="0"/>
                  <w:marRight w:val="0"/>
                  <w:marTop w:val="0"/>
                  <w:marBottom w:val="0"/>
                  <w:divBdr>
                    <w:top w:val="none" w:sz="0" w:space="0" w:color="auto"/>
                    <w:left w:val="none" w:sz="0" w:space="0" w:color="auto"/>
                    <w:bottom w:val="single" w:sz="12" w:space="12" w:color="F0F2FA"/>
                    <w:right w:val="none" w:sz="0" w:space="0" w:color="auto"/>
                  </w:divBdr>
                  <w:divsChild>
                    <w:div w:id="2018076064">
                      <w:marLeft w:val="0"/>
                      <w:marRight w:val="169"/>
                      <w:marTop w:val="0"/>
                      <w:marBottom w:val="0"/>
                      <w:divBdr>
                        <w:top w:val="none" w:sz="0" w:space="0" w:color="auto"/>
                        <w:left w:val="none" w:sz="0" w:space="0" w:color="auto"/>
                        <w:bottom w:val="none" w:sz="0" w:space="0" w:color="auto"/>
                        <w:right w:val="none" w:sz="0" w:space="0" w:color="auto"/>
                      </w:divBdr>
                      <w:divsChild>
                        <w:div w:id="850412208">
                          <w:marLeft w:val="0"/>
                          <w:marRight w:val="0"/>
                          <w:marTop w:val="0"/>
                          <w:marBottom w:val="0"/>
                          <w:divBdr>
                            <w:top w:val="single" w:sz="12" w:space="15" w:color="F0F2FA"/>
                            <w:left w:val="single" w:sz="12" w:space="15" w:color="F0F2FA"/>
                            <w:bottom w:val="single" w:sz="12" w:space="15" w:color="F0F2FA"/>
                            <w:right w:val="single" w:sz="12" w:space="15" w:color="F0F2FA"/>
                          </w:divBdr>
                        </w:div>
                      </w:divsChild>
                    </w:div>
                    <w:div w:id="1089499000">
                      <w:marLeft w:val="0"/>
                      <w:marRight w:val="0"/>
                      <w:marTop w:val="0"/>
                      <w:marBottom w:val="0"/>
                      <w:divBdr>
                        <w:top w:val="none" w:sz="0" w:space="0" w:color="auto"/>
                        <w:left w:val="none" w:sz="0" w:space="0" w:color="auto"/>
                        <w:bottom w:val="none" w:sz="0" w:space="0" w:color="auto"/>
                        <w:right w:val="none" w:sz="0" w:space="0" w:color="auto"/>
                      </w:divBdr>
                      <w:divsChild>
                        <w:div w:id="1515799792">
                          <w:marLeft w:val="0"/>
                          <w:marRight w:val="0"/>
                          <w:marTop w:val="0"/>
                          <w:marBottom w:val="75"/>
                          <w:divBdr>
                            <w:top w:val="none" w:sz="0" w:space="0" w:color="auto"/>
                            <w:left w:val="none" w:sz="0" w:space="0" w:color="auto"/>
                            <w:bottom w:val="none" w:sz="0" w:space="0" w:color="auto"/>
                            <w:right w:val="none" w:sz="0" w:space="0" w:color="auto"/>
                          </w:divBdr>
                        </w:div>
                        <w:div w:id="138008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892026">
      <w:bodyDiv w:val="1"/>
      <w:marLeft w:val="0"/>
      <w:marRight w:val="0"/>
      <w:marTop w:val="0"/>
      <w:marBottom w:val="0"/>
      <w:divBdr>
        <w:top w:val="none" w:sz="0" w:space="0" w:color="auto"/>
        <w:left w:val="none" w:sz="0" w:space="0" w:color="auto"/>
        <w:bottom w:val="none" w:sz="0" w:space="0" w:color="auto"/>
        <w:right w:val="none" w:sz="0" w:space="0" w:color="auto"/>
      </w:divBdr>
    </w:div>
    <w:div w:id="1334381294">
      <w:bodyDiv w:val="1"/>
      <w:marLeft w:val="0"/>
      <w:marRight w:val="0"/>
      <w:marTop w:val="0"/>
      <w:marBottom w:val="0"/>
      <w:divBdr>
        <w:top w:val="none" w:sz="0" w:space="0" w:color="auto"/>
        <w:left w:val="none" w:sz="0" w:space="0" w:color="auto"/>
        <w:bottom w:val="none" w:sz="0" w:space="0" w:color="auto"/>
        <w:right w:val="none" w:sz="0" w:space="0" w:color="auto"/>
      </w:divBdr>
    </w:div>
    <w:div w:id="1424498191">
      <w:bodyDiv w:val="1"/>
      <w:marLeft w:val="0"/>
      <w:marRight w:val="0"/>
      <w:marTop w:val="0"/>
      <w:marBottom w:val="0"/>
      <w:divBdr>
        <w:top w:val="none" w:sz="0" w:space="0" w:color="auto"/>
        <w:left w:val="none" w:sz="0" w:space="0" w:color="auto"/>
        <w:bottom w:val="none" w:sz="0" w:space="0" w:color="auto"/>
        <w:right w:val="none" w:sz="0" w:space="0" w:color="auto"/>
      </w:divBdr>
    </w:div>
    <w:div w:id="1496728115">
      <w:bodyDiv w:val="1"/>
      <w:marLeft w:val="0"/>
      <w:marRight w:val="0"/>
      <w:marTop w:val="0"/>
      <w:marBottom w:val="0"/>
      <w:divBdr>
        <w:top w:val="none" w:sz="0" w:space="0" w:color="auto"/>
        <w:left w:val="none" w:sz="0" w:space="0" w:color="auto"/>
        <w:bottom w:val="none" w:sz="0" w:space="0" w:color="auto"/>
        <w:right w:val="none" w:sz="0" w:space="0" w:color="auto"/>
      </w:divBdr>
      <w:divsChild>
        <w:div w:id="389118096">
          <w:marLeft w:val="0"/>
          <w:marRight w:val="169"/>
          <w:marTop w:val="0"/>
          <w:marBottom w:val="0"/>
          <w:divBdr>
            <w:top w:val="none" w:sz="0" w:space="0" w:color="auto"/>
            <w:left w:val="none" w:sz="0" w:space="0" w:color="auto"/>
            <w:bottom w:val="none" w:sz="0" w:space="0" w:color="auto"/>
            <w:right w:val="none" w:sz="0" w:space="0" w:color="auto"/>
          </w:divBdr>
          <w:divsChild>
            <w:div w:id="1847592991">
              <w:marLeft w:val="0"/>
              <w:marRight w:val="0"/>
              <w:marTop w:val="0"/>
              <w:marBottom w:val="0"/>
              <w:divBdr>
                <w:top w:val="single" w:sz="12" w:space="15" w:color="F0F2FA"/>
                <w:left w:val="single" w:sz="12" w:space="15" w:color="F0F2FA"/>
                <w:bottom w:val="single" w:sz="12" w:space="15" w:color="F0F2FA"/>
                <w:right w:val="single" w:sz="12" w:space="15" w:color="F0F2FA"/>
              </w:divBdr>
            </w:div>
          </w:divsChild>
        </w:div>
        <w:div w:id="1505318033">
          <w:marLeft w:val="0"/>
          <w:marRight w:val="0"/>
          <w:marTop w:val="0"/>
          <w:marBottom w:val="0"/>
          <w:divBdr>
            <w:top w:val="none" w:sz="0" w:space="0" w:color="auto"/>
            <w:left w:val="none" w:sz="0" w:space="0" w:color="auto"/>
            <w:bottom w:val="none" w:sz="0" w:space="0" w:color="auto"/>
            <w:right w:val="none" w:sz="0" w:space="0" w:color="auto"/>
          </w:divBdr>
        </w:div>
      </w:divsChild>
    </w:div>
    <w:div w:id="1913461956">
      <w:bodyDiv w:val="1"/>
      <w:marLeft w:val="0"/>
      <w:marRight w:val="0"/>
      <w:marTop w:val="0"/>
      <w:marBottom w:val="0"/>
      <w:divBdr>
        <w:top w:val="none" w:sz="0" w:space="0" w:color="auto"/>
        <w:left w:val="none" w:sz="0" w:space="0" w:color="auto"/>
        <w:bottom w:val="none" w:sz="0" w:space="0" w:color="auto"/>
        <w:right w:val="none" w:sz="0" w:space="0" w:color="auto"/>
      </w:divBdr>
    </w:div>
    <w:div w:id="1954289594">
      <w:bodyDiv w:val="1"/>
      <w:marLeft w:val="0"/>
      <w:marRight w:val="0"/>
      <w:marTop w:val="0"/>
      <w:marBottom w:val="0"/>
      <w:divBdr>
        <w:top w:val="none" w:sz="0" w:space="0" w:color="auto"/>
        <w:left w:val="none" w:sz="0" w:space="0" w:color="auto"/>
        <w:bottom w:val="none" w:sz="0" w:space="0" w:color="auto"/>
        <w:right w:val="none" w:sz="0" w:space="0" w:color="auto"/>
      </w:divBdr>
      <w:divsChild>
        <w:div w:id="3008169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076396242">
      <w:bodyDiv w:val="1"/>
      <w:marLeft w:val="0"/>
      <w:marRight w:val="0"/>
      <w:marTop w:val="0"/>
      <w:marBottom w:val="0"/>
      <w:divBdr>
        <w:top w:val="none" w:sz="0" w:space="0" w:color="auto"/>
        <w:left w:val="none" w:sz="0" w:space="0" w:color="auto"/>
        <w:bottom w:val="none" w:sz="0" w:space="0" w:color="auto"/>
        <w:right w:val="none" w:sz="0" w:space="0" w:color="auto"/>
      </w:divBdr>
      <w:divsChild>
        <w:div w:id="1036930992">
          <w:marLeft w:val="0"/>
          <w:marRight w:val="0"/>
          <w:marTop w:val="0"/>
          <w:marBottom w:val="0"/>
          <w:divBdr>
            <w:top w:val="none" w:sz="0" w:space="0" w:color="auto"/>
            <w:left w:val="none" w:sz="0" w:space="0" w:color="auto"/>
            <w:bottom w:val="none" w:sz="0" w:space="0" w:color="auto"/>
            <w:right w:val="none" w:sz="0" w:space="0" w:color="auto"/>
          </w:divBdr>
        </w:div>
        <w:div w:id="353653254">
          <w:marLeft w:val="0"/>
          <w:marRight w:val="0"/>
          <w:marTop w:val="600"/>
          <w:marBottom w:val="600"/>
          <w:divBdr>
            <w:top w:val="single" w:sz="6" w:space="15" w:color="D8D8D8"/>
            <w:left w:val="none" w:sz="0" w:space="0" w:color="auto"/>
            <w:bottom w:val="single" w:sz="6" w:space="15" w:color="D8D8D8"/>
            <w:right w:val="none" w:sz="0" w:space="0" w:color="auto"/>
          </w:divBdr>
          <w:divsChild>
            <w:div w:id="1159493074">
              <w:marLeft w:val="0"/>
              <w:marRight w:val="0"/>
              <w:marTop w:val="0"/>
              <w:marBottom w:val="0"/>
              <w:divBdr>
                <w:top w:val="none" w:sz="0" w:space="0" w:color="auto"/>
                <w:left w:val="none" w:sz="0" w:space="0" w:color="auto"/>
                <w:bottom w:val="none" w:sz="0" w:space="0" w:color="auto"/>
                <w:right w:val="none" w:sz="0" w:space="0" w:color="auto"/>
              </w:divBdr>
              <w:divsChild>
                <w:div w:id="946228615">
                  <w:marLeft w:val="0"/>
                  <w:marRight w:val="450"/>
                  <w:marTop w:val="0"/>
                  <w:marBottom w:val="0"/>
                  <w:divBdr>
                    <w:top w:val="none" w:sz="0" w:space="0" w:color="auto"/>
                    <w:left w:val="none" w:sz="0" w:space="0" w:color="auto"/>
                    <w:bottom w:val="none" w:sz="0" w:space="0" w:color="auto"/>
                    <w:right w:val="none" w:sz="0" w:space="0" w:color="auto"/>
                  </w:divBdr>
                </w:div>
                <w:div w:id="468980619">
                  <w:marLeft w:val="0"/>
                  <w:marRight w:val="0"/>
                  <w:marTop w:val="0"/>
                  <w:marBottom w:val="0"/>
                  <w:divBdr>
                    <w:top w:val="none" w:sz="0" w:space="0" w:color="auto"/>
                    <w:left w:val="none" w:sz="0" w:space="0" w:color="auto"/>
                    <w:bottom w:val="none" w:sz="0" w:space="0" w:color="auto"/>
                    <w:right w:val="none" w:sz="0" w:space="0" w:color="auto"/>
                  </w:divBdr>
                  <w:divsChild>
                    <w:div w:id="160137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514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www.disqo.com/" TargetMode="External"/><Relationship Id="rId26" Type="http://schemas.openxmlformats.org/officeDocument/2006/relationships/hyperlink" Target="https://www.uber.com/"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hyperlink" Target="https://builtin.com/company/centerfield" TargetMode="External"/><Relationship Id="rId17" Type="http://schemas.openxmlformats.org/officeDocument/2006/relationships/image" Target="media/image6.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builtin.com/company/disqo" TargetMode="External"/><Relationship Id="rId20" Type="http://schemas.openxmlformats.org/officeDocument/2006/relationships/hyperlink" Target="https://builtin.com/company/fourkit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loud.google.com/learn/what-is-hadoop" TargetMode="External"/><Relationship Id="rId11" Type="http://schemas.openxmlformats.org/officeDocument/2006/relationships/hyperlink" Target="https://builtin.com/marketing" TargetMode="External"/><Relationship Id="rId24" Type="http://schemas.openxmlformats.org/officeDocument/2006/relationships/hyperlink" Target="https://builtin.com/company/uber" TargetMode="External"/><Relationship Id="rId5" Type="http://schemas.openxmlformats.org/officeDocument/2006/relationships/image" Target="media/image1.png"/><Relationship Id="rId15" Type="http://schemas.openxmlformats.org/officeDocument/2006/relationships/hyperlink" Target="https://builtin.com/sales" TargetMode="External"/><Relationship Id="rId23" Type="http://schemas.openxmlformats.org/officeDocument/2006/relationships/hyperlink" Target="https://www.fourkites.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disqo.com/products/ad-measurement/" TargetMode="External"/><Relationship Id="rId4" Type="http://schemas.openxmlformats.org/officeDocument/2006/relationships/webSettings" Target="webSettings.xml"/><Relationship Id="rId9" Type="http://schemas.openxmlformats.org/officeDocument/2006/relationships/hyperlink" Target="https://www.geeksforgeeks.org/introduction-to-apache-cassandra/?ref=gcse" TargetMode="External"/><Relationship Id="rId14" Type="http://schemas.openxmlformats.org/officeDocument/2006/relationships/hyperlink" Target="https://www.centerfield.com/" TargetMode="External"/><Relationship Id="rId22" Type="http://schemas.openxmlformats.org/officeDocument/2006/relationships/hyperlink" Target="https://builtin.com/company/fourkites" TargetMode="External"/><Relationship Id="rId27" Type="http://schemas.openxmlformats.org/officeDocument/2006/relationships/hyperlink" Target="https://builtin.com/data-science/data-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756</TotalTime>
  <Pages>8</Pages>
  <Words>1498</Words>
  <Characters>8540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dc:creator>
  <cp:keywords/>
  <dc:description/>
  <cp:lastModifiedBy>Ashwini S</cp:lastModifiedBy>
  <cp:revision>4</cp:revision>
  <dcterms:created xsi:type="dcterms:W3CDTF">2023-05-07T02:22:00Z</dcterms:created>
  <dcterms:modified xsi:type="dcterms:W3CDTF">2023-05-08T15:10:00Z</dcterms:modified>
</cp:coreProperties>
</file>